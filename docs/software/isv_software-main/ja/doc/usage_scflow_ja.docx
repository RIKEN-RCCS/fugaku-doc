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0ABE8" w14:textId="77777777" w:rsidR="00FF7A63" w:rsidRPr="001572B9" w:rsidRDefault="00FF7A63" w:rsidP="68BC7626">
      <w:pPr>
        <w:pStyle w:val="a7"/>
        <w:rPr>
          <w:rFonts w:ascii="HG丸ｺﾞｼｯｸM-PRO" w:hAnsi="HG丸ｺﾞｼｯｸM-PRO"/>
        </w:rPr>
      </w:pPr>
      <w:bookmarkStart w:id="0" w:name="_Ref413685823"/>
      <w:bookmarkEnd w:id="0"/>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5DAB5D74" w:rsidR="00A4714A" w:rsidRPr="0072774E" w:rsidRDefault="0006415D" w:rsidP="0006415D">
      <w:pPr>
        <w:pStyle w:val="a5"/>
        <w:jc w:val="center"/>
        <w:rPr>
          <w:rFonts w:ascii="HG丸ｺﾞｼｯｸM-PRO" w:hAnsi="HG丸ｺﾞｼｯｸM-PRO"/>
          <w:sz w:val="44"/>
          <w:szCs w:val="44"/>
        </w:rPr>
      </w:pPr>
      <w:r>
        <w:rPr>
          <w:rFonts w:ascii="HG丸ｺﾞｼｯｸM-PRO" w:hAnsi="HG丸ｺﾞｼｯｸM-PRO" w:hint="eastAsia"/>
          <w:sz w:val="44"/>
          <w:szCs w:val="44"/>
        </w:rPr>
        <w:t>富岳商用ソフトウェア</w:t>
      </w:r>
      <w:r w:rsidR="00C618F1">
        <w:br/>
      </w:r>
      <w:r w:rsidR="0002571E">
        <w:rPr>
          <w:rFonts w:ascii="HG丸ｺﾞｼｯｸM-PRO" w:hAnsi="HG丸ｺﾞｼｯｸM-PRO"/>
          <w:sz w:val="44"/>
          <w:szCs w:val="44"/>
        </w:rPr>
        <w:t xml:space="preserve">Cradle CFD </w:t>
      </w:r>
      <w:r w:rsidR="00F73BB7">
        <w:rPr>
          <w:rFonts w:ascii="HG丸ｺﾞｼｯｸM-PRO" w:hAnsi="HG丸ｺﾞｼｯｸM-PRO"/>
          <w:sz w:val="44"/>
          <w:szCs w:val="44"/>
        </w:rPr>
        <w:t>scFLOW</w:t>
      </w:r>
      <w:r w:rsidR="00C30788">
        <w:br/>
      </w:r>
      <w:r w:rsidR="00C618F1" w:rsidRPr="00220C42">
        <w:rPr>
          <w:rFonts w:ascii="HG丸ｺﾞｼｯｸM-PRO" w:hAnsi="HG丸ｺﾞｼｯｸM-PRO" w:hint="eastAsia"/>
          <w:sz w:val="44"/>
          <w:szCs w:val="44"/>
        </w:rPr>
        <w:t>利用</w:t>
      </w:r>
      <w:r w:rsidR="00321074" w:rsidRPr="00220C42">
        <w:rPr>
          <w:rFonts w:ascii="HG丸ｺﾞｼｯｸM-PRO" w:hAnsi="HG丸ｺﾞｼｯｸM-PRO" w:hint="eastAsia"/>
          <w:sz w:val="44"/>
          <w:szCs w:val="44"/>
        </w:rPr>
        <w:t>手順書</w:t>
      </w:r>
    </w:p>
    <w:p w14:paraId="31422DBA" w14:textId="77777777" w:rsidR="00FF7A63" w:rsidRPr="001572B9" w:rsidRDefault="00FF7A63" w:rsidP="68BC7626">
      <w:pPr>
        <w:rPr>
          <w:rFonts w:ascii="HG丸ｺﾞｼｯｸM-PRO" w:hAnsi="HG丸ｺﾞｼｯｸM-PRO"/>
        </w:rPr>
      </w:pPr>
    </w:p>
    <w:p w14:paraId="52E104FF" w14:textId="77777777" w:rsidR="00FF7A63" w:rsidRPr="001572B9" w:rsidRDefault="00FF7A63" w:rsidP="68BC7626">
      <w:pPr>
        <w:rPr>
          <w:rFonts w:ascii="HG丸ｺﾞｼｯｸM-PRO" w:hAnsi="HG丸ｺﾞｼｯｸM-PRO"/>
        </w:rPr>
      </w:pPr>
    </w:p>
    <w:p w14:paraId="42F7B813" w14:textId="77777777" w:rsidR="00FF7A63" w:rsidRPr="001572B9" w:rsidRDefault="00FF7A63" w:rsidP="68BC7626">
      <w:pPr>
        <w:rPr>
          <w:rFonts w:ascii="HG丸ｺﾞｼｯｸM-PRO" w:hAnsi="HG丸ｺﾞｼｯｸM-PRO"/>
        </w:rPr>
      </w:pPr>
    </w:p>
    <w:p w14:paraId="345D7982" w14:textId="77777777" w:rsidR="00FF7A63" w:rsidRPr="001572B9" w:rsidRDefault="00FF7A63" w:rsidP="68BC7626">
      <w:pPr>
        <w:rPr>
          <w:rFonts w:ascii="HG丸ｺﾞｼｯｸM-PRO" w:hAnsi="HG丸ｺﾞｼｯｸM-PRO"/>
        </w:rPr>
      </w:pPr>
    </w:p>
    <w:p w14:paraId="15C39273" w14:textId="392FF48A" w:rsidR="00FF7A63" w:rsidRPr="001572B9" w:rsidRDefault="00FF7A63" w:rsidP="00872497">
      <w:pPr>
        <w:rPr>
          <w:rFonts w:ascii="HG丸ｺﾞｼｯｸM-PRO" w:hAnsi="HG丸ｺﾞｼｯｸM-PRO"/>
        </w:rPr>
      </w:pPr>
    </w:p>
    <w:p w14:paraId="0AD60E9C" w14:textId="3BC8F451" w:rsidR="00FF7A63" w:rsidRPr="001572B9" w:rsidRDefault="00FF7A63" w:rsidP="68BC7626">
      <w:pPr>
        <w:pStyle w:val="a5"/>
        <w:jc w:val="center"/>
        <w:rPr>
          <w:rFonts w:ascii="HG丸ｺﾞｼｯｸM-PRO" w:hAnsi="HG丸ｺﾞｼｯｸM-PRO"/>
          <w:sz w:val="36"/>
          <w:szCs w:val="36"/>
        </w:rPr>
      </w:pPr>
      <w:r w:rsidRPr="001572B9">
        <w:rPr>
          <w:rFonts w:ascii="HG丸ｺﾞｼｯｸM-PRO" w:hAnsi="HG丸ｺﾞｼｯｸM-PRO" w:hint="eastAsia"/>
          <w:sz w:val="36"/>
          <w:szCs w:val="36"/>
        </w:rPr>
        <w:t>20</w:t>
      </w:r>
      <w:r w:rsidR="00C936EE" w:rsidRPr="001572B9">
        <w:rPr>
          <w:rFonts w:ascii="HG丸ｺﾞｼｯｸM-PRO" w:hAnsi="HG丸ｺﾞｼｯｸM-PRO"/>
          <w:sz w:val="36"/>
          <w:szCs w:val="36"/>
        </w:rPr>
        <w:t>2</w:t>
      </w:r>
      <w:r w:rsidR="00E14800">
        <w:rPr>
          <w:rFonts w:ascii="HG丸ｺﾞｼｯｸM-PRO" w:hAnsi="HG丸ｺﾞｼｯｸM-PRO" w:hint="eastAsia"/>
          <w:sz w:val="36"/>
          <w:szCs w:val="36"/>
        </w:rPr>
        <w:t>3</w:t>
      </w:r>
      <w:r w:rsidRPr="001572B9">
        <w:rPr>
          <w:rFonts w:ascii="HG丸ｺﾞｼｯｸM-PRO" w:hAnsi="HG丸ｺﾞｼｯｸM-PRO" w:hint="eastAsia"/>
          <w:sz w:val="36"/>
          <w:szCs w:val="36"/>
        </w:rPr>
        <w:t>年</w:t>
      </w:r>
      <w:ins w:id="1" w:author="Otagiri, Sadanori/小田切 貞憲" w:date="2023-03-03T08:54:00Z">
        <w:r w:rsidR="00EF1746">
          <w:rPr>
            <w:rFonts w:ascii="HG丸ｺﾞｼｯｸM-PRO" w:hAnsi="HG丸ｺﾞｼｯｸM-PRO" w:hint="eastAsia"/>
            <w:sz w:val="36"/>
            <w:szCs w:val="36"/>
          </w:rPr>
          <w:t>3</w:t>
        </w:r>
      </w:ins>
      <w:del w:id="2" w:author="Otagiri, Sadanori/小田切 貞憲" w:date="2023-03-03T08:53:00Z">
        <w:r w:rsidR="00E14800" w:rsidDel="00EF1746">
          <w:rPr>
            <w:rFonts w:ascii="HG丸ｺﾞｼｯｸM-PRO" w:hAnsi="HG丸ｺﾞｼｯｸM-PRO"/>
            <w:sz w:val="36"/>
            <w:szCs w:val="36"/>
          </w:rPr>
          <w:delText>2</w:delText>
        </w:r>
      </w:del>
      <w:r w:rsidRPr="001572B9">
        <w:rPr>
          <w:rFonts w:ascii="HG丸ｺﾞｼｯｸM-PRO" w:hAnsi="HG丸ｺﾞｼｯｸM-PRO" w:hint="eastAsia"/>
          <w:sz w:val="36"/>
          <w:szCs w:val="36"/>
        </w:rPr>
        <w:t>月</w:t>
      </w:r>
    </w:p>
    <w:p w14:paraId="50FB3F6D" w14:textId="70FC2B47" w:rsidR="00FF7A63" w:rsidRPr="001572B9" w:rsidRDefault="00FF7A63" w:rsidP="68BC7626">
      <w:pPr>
        <w:pStyle w:val="a5"/>
        <w:jc w:val="center"/>
        <w:rPr>
          <w:rFonts w:ascii="HG丸ｺﾞｼｯｸM-PRO" w:hAnsi="HG丸ｺﾞｼｯｸM-PRO"/>
          <w:sz w:val="36"/>
          <w:szCs w:val="36"/>
        </w:rPr>
      </w:pPr>
    </w:p>
    <w:p w14:paraId="51BD20BF" w14:textId="77777777" w:rsidR="00FF7A63" w:rsidRPr="001572B9"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1572B9" w14:paraId="53338372" w14:textId="77777777" w:rsidTr="00B43EEE">
        <w:trPr>
          <w:trHeight w:val="423"/>
          <w:jc w:val="center"/>
        </w:trPr>
        <w:tc>
          <w:tcPr>
            <w:tcW w:w="2796" w:type="dxa"/>
            <w:shd w:val="clear" w:color="auto" w:fill="auto"/>
          </w:tcPr>
          <w:p w14:paraId="4F1E4E4D"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版数</w:t>
            </w:r>
          </w:p>
        </w:tc>
        <w:tc>
          <w:tcPr>
            <w:tcW w:w="2791" w:type="dxa"/>
            <w:shd w:val="clear" w:color="auto" w:fill="auto"/>
          </w:tcPr>
          <w:p w14:paraId="58AECE31"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更新</w:t>
            </w:r>
          </w:p>
        </w:tc>
        <w:tc>
          <w:tcPr>
            <w:tcW w:w="2837" w:type="dxa"/>
            <w:shd w:val="clear" w:color="auto" w:fill="auto"/>
          </w:tcPr>
          <w:p w14:paraId="45290F0F"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作成</w:t>
            </w:r>
          </w:p>
        </w:tc>
      </w:tr>
      <w:tr w:rsidR="005E268D" w:rsidRPr="001572B9" w14:paraId="728ACBE8" w14:textId="77777777" w:rsidTr="00F064BC">
        <w:trPr>
          <w:trHeight w:val="853"/>
          <w:jc w:val="center"/>
        </w:trPr>
        <w:tc>
          <w:tcPr>
            <w:tcW w:w="2796" w:type="dxa"/>
            <w:shd w:val="clear" w:color="auto" w:fill="auto"/>
            <w:vAlign w:val="center"/>
          </w:tcPr>
          <w:p w14:paraId="7A4693D0" w14:textId="1E193843" w:rsidR="005E268D" w:rsidRPr="001572B9" w:rsidRDefault="005E268D" w:rsidP="005E268D">
            <w:pPr>
              <w:jc w:val="center"/>
              <w:rPr>
                <w:rFonts w:ascii="HG丸ｺﾞｼｯｸM-PRO" w:hAnsi="HG丸ｺﾞｼｯｸM-PRO" w:cs="Meiryo UI"/>
                <w:sz w:val="28"/>
                <w:szCs w:val="28"/>
              </w:rPr>
            </w:pPr>
            <w:r>
              <w:rPr>
                <w:rFonts w:ascii="HG丸ｺﾞｼｯｸM-PRO" w:hAnsi="HG丸ｺﾞｼｯｸM-PRO" w:cs="Meiryo UI" w:hint="eastAsia"/>
                <w:sz w:val="28"/>
                <w:szCs w:val="28"/>
              </w:rPr>
              <w:t>第</w:t>
            </w:r>
            <w:del w:id="3" w:author="Otagiri, Sadanori/小田切 貞憲" w:date="2023-03-03T08:53:00Z">
              <w:r w:rsidDel="00EF1746">
                <w:rPr>
                  <w:rFonts w:ascii="HG丸ｺﾞｼｯｸM-PRO" w:hAnsi="HG丸ｺﾞｼｯｸM-PRO" w:cs="Meiryo UI" w:hint="eastAsia"/>
                  <w:sz w:val="28"/>
                  <w:szCs w:val="28"/>
                </w:rPr>
                <w:delText>1.0</w:delText>
              </w:r>
              <w:r w:rsidDel="00EF1746">
                <w:rPr>
                  <w:rFonts w:ascii="HG丸ｺﾞｼｯｸM-PRO" w:hAnsi="HG丸ｺﾞｼｯｸM-PRO" w:cs="Meiryo UI"/>
                  <w:sz w:val="28"/>
                  <w:szCs w:val="28"/>
                </w:rPr>
                <w:delText>2</w:delText>
              </w:r>
            </w:del>
            <w:ins w:id="4" w:author="Otagiri, Sadanori/小田切 貞憲" w:date="2023-03-03T08:53:00Z">
              <w:r w:rsidR="00EF1746">
                <w:rPr>
                  <w:rFonts w:ascii="HG丸ｺﾞｼｯｸM-PRO" w:hAnsi="HG丸ｺﾞｼｯｸM-PRO" w:cs="Meiryo UI"/>
                  <w:sz w:val="28"/>
                  <w:szCs w:val="28"/>
                </w:rPr>
                <w:t>2.0</w:t>
              </w:r>
            </w:ins>
            <w:r>
              <w:rPr>
                <w:rFonts w:ascii="HG丸ｺﾞｼｯｸM-PRO" w:hAnsi="HG丸ｺﾞｼｯｸM-PRO" w:cs="Meiryo UI" w:hint="eastAsia"/>
                <w:sz w:val="28"/>
                <w:szCs w:val="28"/>
              </w:rPr>
              <w:t>版</w:t>
            </w:r>
          </w:p>
        </w:tc>
        <w:tc>
          <w:tcPr>
            <w:tcW w:w="2791" w:type="dxa"/>
            <w:shd w:val="clear" w:color="auto" w:fill="auto"/>
            <w:vAlign w:val="center"/>
          </w:tcPr>
          <w:p w14:paraId="00A185E2" w14:textId="6163D3B7" w:rsidR="005E268D" w:rsidRPr="001572B9" w:rsidRDefault="00EF1746" w:rsidP="005E268D">
            <w:pPr>
              <w:jc w:val="center"/>
              <w:rPr>
                <w:rFonts w:ascii="HG丸ｺﾞｼｯｸM-PRO" w:hAnsi="HG丸ｺﾞｼｯｸM-PRO" w:cs="Meiryo UI"/>
                <w:sz w:val="28"/>
                <w:szCs w:val="28"/>
              </w:rPr>
            </w:pPr>
            <w:ins w:id="5" w:author="Otagiri, Sadanori/小田切 貞憲" w:date="2023-03-03T08:53:00Z">
              <w:r>
                <w:rPr>
                  <w:rFonts w:ascii="HG丸ｺﾞｼｯｸM-PRO" w:hAnsi="HG丸ｺﾞｼｯｸM-PRO" w:cs="Meiryo UI" w:hint="eastAsia"/>
                  <w:sz w:val="28"/>
                  <w:szCs w:val="28"/>
                </w:rPr>
                <w:t>試行利用に対応</w:t>
              </w:r>
            </w:ins>
          </w:p>
        </w:tc>
        <w:tc>
          <w:tcPr>
            <w:tcW w:w="2837" w:type="dxa"/>
            <w:shd w:val="clear" w:color="auto" w:fill="auto"/>
            <w:vAlign w:val="center"/>
          </w:tcPr>
          <w:p w14:paraId="5AFB3771" w14:textId="60006E73" w:rsidR="005E268D" w:rsidRPr="00DC21E5" w:rsidRDefault="005E268D" w:rsidP="005E268D">
            <w:pPr>
              <w:jc w:val="center"/>
              <w:rPr>
                <w:rFonts w:ascii="HG丸ｺﾞｼｯｸM-PRO" w:hAnsi="HG丸ｺﾞｼｯｸM-PRO" w:cs="Arial"/>
                <w:sz w:val="28"/>
                <w:szCs w:val="28"/>
              </w:rPr>
            </w:pPr>
            <w:r>
              <w:rPr>
                <w:rFonts w:ascii="HG丸ｺﾞｼｯｸM-PRO" w:hAnsi="HG丸ｺﾞｼｯｸM-PRO" w:cs="Arial" w:hint="eastAsia"/>
                <w:sz w:val="28"/>
                <w:szCs w:val="28"/>
              </w:rPr>
              <w:t>2023/</w:t>
            </w:r>
            <w:ins w:id="6" w:author="Otagiri, Sadanori/小田切 貞憲" w:date="2023-03-03T08:54:00Z">
              <w:r w:rsidR="00EF1746">
                <w:rPr>
                  <w:rFonts w:ascii="HG丸ｺﾞｼｯｸM-PRO" w:hAnsi="HG丸ｺﾞｼｯｸM-PRO" w:cs="Arial"/>
                  <w:sz w:val="28"/>
                  <w:szCs w:val="28"/>
                </w:rPr>
                <w:t>3</w:t>
              </w:r>
            </w:ins>
            <w:del w:id="7" w:author="Otagiri, Sadanori/小田切 貞憲" w:date="2023-03-03T08:54:00Z">
              <w:r w:rsidDel="00EF1746">
                <w:rPr>
                  <w:rFonts w:ascii="HG丸ｺﾞｼｯｸM-PRO" w:hAnsi="HG丸ｺﾞｼｯｸM-PRO" w:cs="Arial" w:hint="eastAsia"/>
                  <w:sz w:val="28"/>
                  <w:szCs w:val="28"/>
                </w:rPr>
                <w:delText>2</w:delText>
              </w:r>
            </w:del>
            <w:r>
              <w:rPr>
                <w:rFonts w:ascii="HG丸ｺﾞｼｯｸM-PRO" w:hAnsi="HG丸ｺﾞｼｯｸM-PRO" w:cs="Arial" w:hint="eastAsia"/>
                <w:sz w:val="28"/>
                <w:szCs w:val="28"/>
              </w:rPr>
              <w:t>/</w:t>
            </w:r>
            <w:ins w:id="8" w:author="Otagiri, Sadanori/小田切 貞憲" w:date="2023-03-03T08:54:00Z">
              <w:r w:rsidR="00EF1746">
                <w:rPr>
                  <w:rFonts w:ascii="HG丸ｺﾞｼｯｸM-PRO" w:hAnsi="HG丸ｺﾞｼｯｸM-PRO" w:cs="Arial"/>
                  <w:sz w:val="28"/>
                  <w:szCs w:val="28"/>
                </w:rPr>
                <w:t>31</w:t>
              </w:r>
            </w:ins>
            <w:del w:id="9" w:author="Otagiri, Sadanori/小田切 貞憲" w:date="2023-03-03T08:54:00Z">
              <w:r w:rsidDel="00EF1746">
                <w:rPr>
                  <w:rFonts w:ascii="HG丸ｺﾞｼｯｸM-PRO" w:hAnsi="HG丸ｺﾞｼｯｸM-PRO" w:cs="Arial" w:hint="eastAsia"/>
                  <w:sz w:val="28"/>
                  <w:szCs w:val="28"/>
                </w:rPr>
                <w:delText>22</w:delText>
              </w:r>
            </w:del>
          </w:p>
        </w:tc>
      </w:tr>
    </w:tbl>
    <w:p w14:paraId="5F9E2BA8" w14:textId="77777777" w:rsidR="00FF7A63" w:rsidRPr="001572B9" w:rsidRDefault="00FF7A63" w:rsidP="68BC7626">
      <w:pPr>
        <w:rPr>
          <w:rFonts w:ascii="HG丸ｺﾞｼｯｸM-PRO" w:hAnsi="HG丸ｺﾞｼｯｸM-PRO"/>
        </w:rPr>
        <w:sectPr w:rsidR="00FF7A63" w:rsidRPr="001572B9" w:rsidSect="00BA0FCA">
          <w:headerReference w:type="default" r:id="rId11"/>
          <w:footerReference w:type="default" r:id="rId12"/>
          <w:headerReference w:type="first" r:id="rId13"/>
          <w:type w:val="evenPage"/>
          <w:pgSz w:w="11906" w:h="16838"/>
          <w:pgMar w:top="1701" w:right="1418" w:bottom="1418" w:left="1418" w:header="851" w:footer="992" w:gutter="0"/>
          <w:pgNumType w:start="1"/>
          <w:cols w:space="425"/>
          <w:titlePg/>
          <w:docGrid w:type="lines" w:linePitch="360"/>
        </w:sectPr>
      </w:pPr>
    </w:p>
    <w:p w14:paraId="053FBF28" w14:textId="6804D747" w:rsidR="00FF7A63" w:rsidRPr="001572B9" w:rsidRDefault="00FF7A63" w:rsidP="00872497">
      <w:pPr>
        <w:overflowPunct/>
        <w:topLinePunct w:val="0"/>
        <w:adjustRightInd/>
        <w:spacing w:line="240" w:lineRule="auto"/>
        <w:jc w:val="left"/>
        <w:textAlignment w:val="auto"/>
        <w:rPr>
          <w:rFonts w:ascii="HG丸ｺﾞｼｯｸM-PRO" w:hAnsi="HG丸ｺﾞｼｯｸM-PRO"/>
          <w:sz w:val="28"/>
          <w:szCs w:val="28"/>
        </w:rPr>
      </w:pPr>
      <w:r w:rsidRPr="001572B9">
        <w:rPr>
          <w:rFonts w:ascii="HG丸ｺﾞｼｯｸM-PRO" w:hAnsi="HG丸ｺﾞｼｯｸM-PRO" w:hint="eastAsia"/>
          <w:sz w:val="28"/>
          <w:szCs w:val="28"/>
        </w:rPr>
        <w:lastRenderedPageBreak/>
        <w:t>目次</w:t>
      </w:r>
    </w:p>
    <w:p w14:paraId="636A25DD" w14:textId="4E7F9E8F" w:rsidR="00FC3767" w:rsidRDefault="003560EC">
      <w:pPr>
        <w:pStyle w:val="14"/>
        <w:rPr>
          <w:rFonts w:eastAsiaTheme="minorEastAsia" w:cstheme="minorBidi"/>
          <w:b w:val="0"/>
          <w:bCs w:val="0"/>
          <w:noProof/>
          <w:kern w:val="2"/>
          <w:sz w:val="21"/>
          <w:szCs w:val="22"/>
        </w:rPr>
      </w:pPr>
      <w:r>
        <w:rPr>
          <w:rFonts w:ascii="HG丸ｺﾞｼｯｸM-PRO" w:hAnsi="HG丸ｺﾞｼｯｸM-PRO"/>
        </w:rPr>
        <w:fldChar w:fldCharType="begin"/>
      </w:r>
      <w:r>
        <w:rPr>
          <w:rFonts w:ascii="HG丸ｺﾞｼｯｸM-PRO" w:hAnsi="HG丸ｺﾞｼｯｸM-PRO"/>
        </w:rPr>
        <w:instrText xml:space="preserve"> TOC \o "1-5" \h \z \u </w:instrText>
      </w:r>
      <w:r>
        <w:rPr>
          <w:rFonts w:ascii="HG丸ｺﾞｼｯｸM-PRO" w:hAnsi="HG丸ｺﾞｼｯｸM-PRO"/>
        </w:rPr>
        <w:fldChar w:fldCharType="separate"/>
      </w:r>
      <w:hyperlink w:anchor="_Toc128149442" w:history="1">
        <w:r w:rsidR="00FC3767" w:rsidRPr="00A74DBE">
          <w:rPr>
            <w:rStyle w:val="affffff3"/>
            <w:rFonts w:ascii="HG丸ｺﾞｼｯｸM-PRO" w:hAnsi="HG丸ｺﾞｼｯｸM-PRO"/>
            <w:noProof/>
            <w14:scene3d>
              <w14:camera w14:prst="orthographicFront"/>
              <w14:lightRig w14:rig="threePt" w14:dir="t">
                <w14:rot w14:lat="0" w14:lon="0" w14:rev="0"/>
              </w14:lightRig>
            </w14:scene3d>
          </w:rPr>
          <w:t>１.</w:t>
        </w:r>
        <w:r w:rsidR="00FC3767" w:rsidRPr="00A74DBE">
          <w:rPr>
            <w:rStyle w:val="affffff3"/>
            <w:rFonts w:ascii="HG丸ｺﾞｼｯｸM-PRO" w:hAnsi="HG丸ｺﾞｼｯｸM-PRO"/>
            <w:noProof/>
          </w:rPr>
          <w:t xml:space="preserve"> まえがき</w:t>
        </w:r>
        <w:r w:rsidR="00FC3767">
          <w:rPr>
            <w:noProof/>
            <w:webHidden/>
          </w:rPr>
          <w:tab/>
        </w:r>
        <w:r w:rsidR="00FC3767">
          <w:rPr>
            <w:noProof/>
            <w:webHidden/>
          </w:rPr>
          <w:fldChar w:fldCharType="begin"/>
        </w:r>
        <w:r w:rsidR="00FC3767">
          <w:rPr>
            <w:noProof/>
            <w:webHidden/>
          </w:rPr>
          <w:instrText xml:space="preserve"> PAGEREF _Toc128149442 \h </w:instrText>
        </w:r>
        <w:r w:rsidR="00FC3767">
          <w:rPr>
            <w:noProof/>
            <w:webHidden/>
          </w:rPr>
        </w:r>
        <w:r w:rsidR="00FC3767">
          <w:rPr>
            <w:noProof/>
            <w:webHidden/>
          </w:rPr>
          <w:fldChar w:fldCharType="separate"/>
        </w:r>
        <w:r w:rsidR="00FC3767">
          <w:rPr>
            <w:noProof/>
            <w:webHidden/>
          </w:rPr>
          <w:t>1</w:t>
        </w:r>
        <w:r w:rsidR="00FC3767">
          <w:rPr>
            <w:noProof/>
            <w:webHidden/>
          </w:rPr>
          <w:fldChar w:fldCharType="end"/>
        </w:r>
      </w:hyperlink>
    </w:p>
    <w:p w14:paraId="7A3B7196" w14:textId="28A0769D" w:rsidR="00FC3767" w:rsidRDefault="000F2C47">
      <w:pPr>
        <w:pStyle w:val="14"/>
        <w:rPr>
          <w:rFonts w:eastAsiaTheme="minorEastAsia" w:cstheme="minorBidi"/>
          <w:b w:val="0"/>
          <w:bCs w:val="0"/>
          <w:noProof/>
          <w:kern w:val="2"/>
          <w:sz w:val="21"/>
          <w:szCs w:val="22"/>
        </w:rPr>
      </w:pPr>
      <w:hyperlink w:anchor="_Toc128149443" w:history="1">
        <w:r w:rsidR="00FC3767" w:rsidRPr="00A74DBE">
          <w:rPr>
            <w:rStyle w:val="affffff3"/>
            <w:noProof/>
            <w14:scene3d>
              <w14:camera w14:prst="orthographicFront"/>
              <w14:lightRig w14:rig="threePt" w14:dir="t">
                <w14:rot w14:lat="0" w14:lon="0" w14:rev="0"/>
              </w14:lightRig>
            </w14:scene3d>
          </w:rPr>
          <w:t>２</w:t>
        </w:r>
        <w:r w:rsidR="00FC3767" w:rsidRPr="00A74DBE">
          <w:rPr>
            <w:rStyle w:val="affffff3"/>
            <w:noProof/>
            <w14:scene3d>
              <w14:camera w14:prst="orthographicFront"/>
              <w14:lightRig w14:rig="threePt" w14:dir="t">
                <w14:rot w14:lat="0" w14:lon="0" w14:rev="0"/>
              </w14:lightRig>
            </w14:scene3d>
          </w:rPr>
          <w:t>.</w:t>
        </w:r>
        <w:r w:rsidR="00FC3767" w:rsidRPr="00A74DBE">
          <w:rPr>
            <w:rStyle w:val="affffff3"/>
            <w:noProof/>
          </w:rPr>
          <w:t xml:space="preserve"> </w:t>
        </w:r>
        <w:r w:rsidR="00FC3767" w:rsidRPr="00A74DBE">
          <w:rPr>
            <w:rStyle w:val="affffff3"/>
            <w:noProof/>
          </w:rPr>
          <w:t>ライセンス登録内容の変更について</w:t>
        </w:r>
        <w:r w:rsidR="00FC3767">
          <w:rPr>
            <w:noProof/>
            <w:webHidden/>
          </w:rPr>
          <w:tab/>
        </w:r>
        <w:r w:rsidR="00FC3767">
          <w:rPr>
            <w:noProof/>
            <w:webHidden/>
          </w:rPr>
          <w:fldChar w:fldCharType="begin"/>
        </w:r>
        <w:r w:rsidR="00FC3767">
          <w:rPr>
            <w:noProof/>
            <w:webHidden/>
          </w:rPr>
          <w:instrText xml:space="preserve"> PAGEREF _Toc128149443 \h </w:instrText>
        </w:r>
        <w:r w:rsidR="00FC3767">
          <w:rPr>
            <w:noProof/>
            <w:webHidden/>
          </w:rPr>
        </w:r>
        <w:r w:rsidR="00FC3767">
          <w:rPr>
            <w:noProof/>
            <w:webHidden/>
          </w:rPr>
          <w:fldChar w:fldCharType="separate"/>
        </w:r>
        <w:r w:rsidR="00FC3767">
          <w:rPr>
            <w:noProof/>
            <w:webHidden/>
          </w:rPr>
          <w:t>2</w:t>
        </w:r>
        <w:r w:rsidR="00FC3767">
          <w:rPr>
            <w:noProof/>
            <w:webHidden/>
          </w:rPr>
          <w:fldChar w:fldCharType="end"/>
        </w:r>
      </w:hyperlink>
    </w:p>
    <w:p w14:paraId="558193AF" w14:textId="5B9BF7AD" w:rsidR="00FC3767" w:rsidRDefault="000F2C47">
      <w:pPr>
        <w:pStyle w:val="14"/>
        <w:rPr>
          <w:rFonts w:eastAsiaTheme="minorEastAsia" w:cstheme="minorBidi"/>
          <w:b w:val="0"/>
          <w:bCs w:val="0"/>
          <w:noProof/>
          <w:kern w:val="2"/>
          <w:sz w:val="21"/>
          <w:szCs w:val="22"/>
        </w:rPr>
      </w:pPr>
      <w:hyperlink w:anchor="_Toc128149444" w:history="1">
        <w:r w:rsidR="00FC3767" w:rsidRPr="00A74DBE">
          <w:rPr>
            <w:rStyle w:val="affffff3"/>
            <w:rFonts w:ascii="HG丸ｺﾞｼｯｸM-PRO" w:hAnsi="HG丸ｺﾞｼｯｸM-PRO"/>
            <w:noProof/>
            <w14:scene3d>
              <w14:camera w14:prst="orthographicFront"/>
              <w14:lightRig w14:rig="threePt" w14:dir="t">
                <w14:rot w14:lat="0" w14:lon="0" w14:rev="0"/>
              </w14:lightRig>
            </w14:scene3d>
          </w:rPr>
          <w:t>３.</w:t>
        </w:r>
        <w:r w:rsidR="00FC3767" w:rsidRPr="00A74DBE">
          <w:rPr>
            <w:rStyle w:val="affffff3"/>
            <w:rFonts w:ascii="HG丸ｺﾞｼｯｸM-PRO" w:hAnsi="HG丸ｺﾞｼｯｸM-PRO"/>
            <w:noProof/>
          </w:rPr>
          <w:t xml:space="preserve"> Cradle CFD scFLOWメッシャー実行方法</w:t>
        </w:r>
        <w:r w:rsidR="00FC3767">
          <w:rPr>
            <w:noProof/>
            <w:webHidden/>
          </w:rPr>
          <w:tab/>
        </w:r>
        <w:r w:rsidR="00FC3767">
          <w:rPr>
            <w:noProof/>
            <w:webHidden/>
          </w:rPr>
          <w:fldChar w:fldCharType="begin"/>
        </w:r>
        <w:r w:rsidR="00FC3767">
          <w:rPr>
            <w:noProof/>
            <w:webHidden/>
          </w:rPr>
          <w:instrText xml:space="preserve"> PAGEREF _Toc128149444 \h </w:instrText>
        </w:r>
        <w:r w:rsidR="00FC3767">
          <w:rPr>
            <w:noProof/>
            <w:webHidden/>
          </w:rPr>
        </w:r>
        <w:r w:rsidR="00FC3767">
          <w:rPr>
            <w:noProof/>
            <w:webHidden/>
          </w:rPr>
          <w:fldChar w:fldCharType="separate"/>
        </w:r>
        <w:r w:rsidR="00FC3767">
          <w:rPr>
            <w:noProof/>
            <w:webHidden/>
          </w:rPr>
          <w:t>2</w:t>
        </w:r>
        <w:r w:rsidR="00FC3767">
          <w:rPr>
            <w:noProof/>
            <w:webHidden/>
          </w:rPr>
          <w:fldChar w:fldCharType="end"/>
        </w:r>
      </w:hyperlink>
    </w:p>
    <w:p w14:paraId="670B74B7" w14:textId="7DDE1092" w:rsidR="00FC3767" w:rsidRDefault="000F2C47">
      <w:pPr>
        <w:pStyle w:val="28"/>
        <w:tabs>
          <w:tab w:val="right" w:leader="dot" w:pos="9089"/>
        </w:tabs>
        <w:rPr>
          <w:rFonts w:eastAsiaTheme="minorEastAsia" w:cstheme="minorBidi"/>
          <w:noProof/>
          <w:kern w:val="2"/>
          <w:sz w:val="21"/>
          <w:szCs w:val="22"/>
        </w:rPr>
      </w:pPr>
      <w:hyperlink w:anchor="_Toc128149445" w:history="1">
        <w:r w:rsidR="00FC3767" w:rsidRPr="00A74DBE">
          <w:rPr>
            <w:rStyle w:val="affffff3"/>
            <w:noProof/>
            <w14:scene3d>
              <w14:camera w14:prst="orthographicFront"/>
              <w14:lightRig w14:rig="threePt" w14:dir="t">
                <w14:rot w14:lat="0" w14:lon="0" w14:rev="0"/>
              </w14:lightRig>
            </w14:scene3d>
          </w:rPr>
          <w:t>３</w:t>
        </w:r>
        <w:r w:rsidR="00FC3767" w:rsidRPr="00A74DBE">
          <w:rPr>
            <w:rStyle w:val="affffff3"/>
            <w:noProof/>
            <w14:scene3d>
              <w14:camera w14:prst="orthographicFront"/>
              <w14:lightRig w14:rig="threePt" w14:dir="t">
                <w14:rot w14:lat="0" w14:lon="0" w14:rev="0"/>
              </w14:lightRig>
            </w14:scene3d>
          </w:rPr>
          <w:t>.</w:t>
        </w:r>
        <w:r w:rsidR="00FC3767" w:rsidRPr="00A74DBE">
          <w:rPr>
            <w:rStyle w:val="affffff3"/>
            <w:noProof/>
            <w14:scene3d>
              <w14:camera w14:prst="orthographicFront"/>
              <w14:lightRig w14:rig="threePt" w14:dir="t">
                <w14:rot w14:lat="0" w14:lon="0" w14:rev="0"/>
              </w14:lightRig>
            </w14:scene3d>
          </w:rPr>
          <w:t>１</w:t>
        </w:r>
        <w:r w:rsidR="00FC3767" w:rsidRPr="00A74DBE">
          <w:rPr>
            <w:rStyle w:val="affffff3"/>
            <w:noProof/>
            <w14:scene3d>
              <w14:camera w14:prst="orthographicFront"/>
              <w14:lightRig w14:rig="threePt" w14:dir="t">
                <w14:rot w14:lat="0" w14:lon="0" w14:rev="0"/>
              </w14:lightRig>
            </w14:scene3d>
          </w:rPr>
          <w:t>.</w:t>
        </w:r>
        <w:r w:rsidR="00FC3767" w:rsidRPr="00A74DBE">
          <w:rPr>
            <w:rStyle w:val="affffff3"/>
            <w:noProof/>
          </w:rPr>
          <w:t xml:space="preserve"> </w:t>
        </w:r>
        <w:r w:rsidR="00FC3767" w:rsidRPr="00A74DBE">
          <w:rPr>
            <w:rStyle w:val="affffff3"/>
            <w:noProof/>
          </w:rPr>
          <w:t>実行時の環境設定について</w:t>
        </w:r>
        <w:r w:rsidR="00FC3767">
          <w:rPr>
            <w:noProof/>
            <w:webHidden/>
          </w:rPr>
          <w:tab/>
        </w:r>
        <w:r w:rsidR="00FC3767">
          <w:rPr>
            <w:noProof/>
            <w:webHidden/>
          </w:rPr>
          <w:fldChar w:fldCharType="begin"/>
        </w:r>
        <w:r w:rsidR="00FC3767">
          <w:rPr>
            <w:noProof/>
            <w:webHidden/>
          </w:rPr>
          <w:instrText xml:space="preserve"> PAGEREF _Toc128149445 \h </w:instrText>
        </w:r>
        <w:r w:rsidR="00FC3767">
          <w:rPr>
            <w:noProof/>
            <w:webHidden/>
          </w:rPr>
        </w:r>
        <w:r w:rsidR="00FC3767">
          <w:rPr>
            <w:noProof/>
            <w:webHidden/>
          </w:rPr>
          <w:fldChar w:fldCharType="separate"/>
        </w:r>
        <w:r w:rsidR="00FC3767">
          <w:rPr>
            <w:noProof/>
            <w:webHidden/>
          </w:rPr>
          <w:t>2</w:t>
        </w:r>
        <w:r w:rsidR="00FC3767">
          <w:rPr>
            <w:noProof/>
            <w:webHidden/>
          </w:rPr>
          <w:fldChar w:fldCharType="end"/>
        </w:r>
      </w:hyperlink>
    </w:p>
    <w:p w14:paraId="3D899002" w14:textId="77835D70" w:rsidR="00FC3767" w:rsidRDefault="000F2C47">
      <w:pPr>
        <w:pStyle w:val="14"/>
        <w:rPr>
          <w:rFonts w:eastAsiaTheme="minorEastAsia" w:cstheme="minorBidi"/>
          <w:b w:val="0"/>
          <w:bCs w:val="0"/>
          <w:noProof/>
          <w:kern w:val="2"/>
          <w:sz w:val="21"/>
          <w:szCs w:val="22"/>
        </w:rPr>
      </w:pPr>
      <w:hyperlink w:anchor="_Toc128149446" w:history="1">
        <w:r w:rsidR="00FC3767" w:rsidRPr="00A74DBE">
          <w:rPr>
            <w:rStyle w:val="affffff3"/>
            <w:rFonts w:ascii="HG丸ｺﾞｼｯｸM-PRO" w:hAnsi="HG丸ｺﾞｼｯｸM-PRO"/>
            <w:noProof/>
            <w14:scene3d>
              <w14:camera w14:prst="orthographicFront"/>
              <w14:lightRig w14:rig="threePt" w14:dir="t">
                <w14:rot w14:lat="0" w14:lon="0" w14:rev="0"/>
              </w14:lightRig>
            </w14:scene3d>
          </w:rPr>
          <w:t>４.</w:t>
        </w:r>
        <w:r w:rsidR="00FC3767" w:rsidRPr="00A74DBE">
          <w:rPr>
            <w:rStyle w:val="affffff3"/>
            <w:rFonts w:ascii="HG丸ｺﾞｼｯｸM-PRO" w:hAnsi="HG丸ｺﾞｼｯｸM-PRO"/>
            <w:noProof/>
          </w:rPr>
          <w:t xml:space="preserve"> Cradle CFD scFLOWソルバー実行方法</w:t>
        </w:r>
        <w:r w:rsidR="00FC3767">
          <w:rPr>
            <w:noProof/>
            <w:webHidden/>
          </w:rPr>
          <w:tab/>
        </w:r>
        <w:r w:rsidR="00FC3767">
          <w:rPr>
            <w:noProof/>
            <w:webHidden/>
          </w:rPr>
          <w:fldChar w:fldCharType="begin"/>
        </w:r>
        <w:r w:rsidR="00FC3767">
          <w:rPr>
            <w:noProof/>
            <w:webHidden/>
          </w:rPr>
          <w:instrText xml:space="preserve"> PAGEREF _Toc128149446 \h </w:instrText>
        </w:r>
        <w:r w:rsidR="00FC3767">
          <w:rPr>
            <w:noProof/>
            <w:webHidden/>
          </w:rPr>
        </w:r>
        <w:r w:rsidR="00FC3767">
          <w:rPr>
            <w:noProof/>
            <w:webHidden/>
          </w:rPr>
          <w:fldChar w:fldCharType="separate"/>
        </w:r>
        <w:r w:rsidR="00FC3767">
          <w:rPr>
            <w:noProof/>
            <w:webHidden/>
          </w:rPr>
          <w:t>4</w:t>
        </w:r>
        <w:r w:rsidR="00FC3767">
          <w:rPr>
            <w:noProof/>
            <w:webHidden/>
          </w:rPr>
          <w:fldChar w:fldCharType="end"/>
        </w:r>
      </w:hyperlink>
    </w:p>
    <w:p w14:paraId="61667C69" w14:textId="74B8CE4B" w:rsidR="00FC3767" w:rsidRDefault="000F2C47">
      <w:pPr>
        <w:pStyle w:val="28"/>
        <w:tabs>
          <w:tab w:val="right" w:leader="dot" w:pos="9089"/>
        </w:tabs>
        <w:rPr>
          <w:rFonts w:eastAsiaTheme="minorEastAsia" w:cstheme="minorBidi"/>
          <w:noProof/>
          <w:kern w:val="2"/>
          <w:sz w:val="21"/>
          <w:szCs w:val="22"/>
        </w:rPr>
      </w:pPr>
      <w:hyperlink w:anchor="_Toc128149447" w:history="1">
        <w:r w:rsidR="00FC3767" w:rsidRPr="00A74DBE">
          <w:rPr>
            <w:rStyle w:val="affffff3"/>
            <w:noProof/>
            <w14:scene3d>
              <w14:camera w14:prst="orthographicFront"/>
              <w14:lightRig w14:rig="threePt" w14:dir="t">
                <w14:rot w14:lat="0" w14:lon="0" w14:rev="0"/>
              </w14:lightRig>
            </w14:scene3d>
          </w:rPr>
          <w:t>４</w:t>
        </w:r>
        <w:r w:rsidR="00FC3767" w:rsidRPr="00A74DBE">
          <w:rPr>
            <w:rStyle w:val="affffff3"/>
            <w:noProof/>
            <w14:scene3d>
              <w14:camera w14:prst="orthographicFront"/>
              <w14:lightRig w14:rig="threePt" w14:dir="t">
                <w14:rot w14:lat="0" w14:lon="0" w14:rev="0"/>
              </w14:lightRig>
            </w14:scene3d>
          </w:rPr>
          <w:t>.</w:t>
        </w:r>
        <w:r w:rsidR="00FC3767" w:rsidRPr="00A74DBE">
          <w:rPr>
            <w:rStyle w:val="affffff3"/>
            <w:noProof/>
            <w14:scene3d>
              <w14:camera w14:prst="orthographicFront"/>
              <w14:lightRig w14:rig="threePt" w14:dir="t">
                <w14:rot w14:lat="0" w14:lon="0" w14:rev="0"/>
              </w14:lightRig>
            </w14:scene3d>
          </w:rPr>
          <w:t>１</w:t>
        </w:r>
        <w:r w:rsidR="00FC3767" w:rsidRPr="00A74DBE">
          <w:rPr>
            <w:rStyle w:val="affffff3"/>
            <w:noProof/>
            <w14:scene3d>
              <w14:camera w14:prst="orthographicFront"/>
              <w14:lightRig w14:rig="threePt" w14:dir="t">
                <w14:rot w14:lat="0" w14:lon="0" w14:rev="0"/>
              </w14:lightRig>
            </w14:scene3d>
          </w:rPr>
          <w:t>.</w:t>
        </w:r>
        <w:r w:rsidR="00FC3767" w:rsidRPr="00A74DBE">
          <w:rPr>
            <w:rStyle w:val="affffff3"/>
            <w:bCs/>
            <w:noProof/>
          </w:rPr>
          <w:t xml:space="preserve"> </w:t>
        </w:r>
        <w:r w:rsidR="00FC3767" w:rsidRPr="00A74DBE">
          <w:rPr>
            <w:rStyle w:val="affffff3"/>
            <w:bCs/>
            <w:noProof/>
          </w:rPr>
          <w:t>実行時の環境設定について</w:t>
        </w:r>
        <w:r w:rsidR="00FC3767">
          <w:rPr>
            <w:noProof/>
            <w:webHidden/>
          </w:rPr>
          <w:tab/>
        </w:r>
        <w:r w:rsidR="00FC3767">
          <w:rPr>
            <w:noProof/>
            <w:webHidden/>
          </w:rPr>
          <w:fldChar w:fldCharType="begin"/>
        </w:r>
        <w:r w:rsidR="00FC3767">
          <w:rPr>
            <w:noProof/>
            <w:webHidden/>
          </w:rPr>
          <w:instrText xml:space="preserve"> PAGEREF _Toc128149447 \h </w:instrText>
        </w:r>
        <w:r w:rsidR="00FC3767">
          <w:rPr>
            <w:noProof/>
            <w:webHidden/>
          </w:rPr>
        </w:r>
        <w:r w:rsidR="00FC3767">
          <w:rPr>
            <w:noProof/>
            <w:webHidden/>
          </w:rPr>
          <w:fldChar w:fldCharType="separate"/>
        </w:r>
        <w:r w:rsidR="00FC3767">
          <w:rPr>
            <w:noProof/>
            <w:webHidden/>
          </w:rPr>
          <w:t>5</w:t>
        </w:r>
        <w:r w:rsidR="00FC3767">
          <w:rPr>
            <w:noProof/>
            <w:webHidden/>
          </w:rPr>
          <w:fldChar w:fldCharType="end"/>
        </w:r>
      </w:hyperlink>
    </w:p>
    <w:p w14:paraId="33BFA043" w14:textId="3D1F563A" w:rsidR="00FC3767" w:rsidRDefault="000F2C47">
      <w:pPr>
        <w:pStyle w:val="14"/>
        <w:rPr>
          <w:rFonts w:eastAsiaTheme="minorEastAsia" w:cstheme="minorBidi"/>
          <w:b w:val="0"/>
          <w:bCs w:val="0"/>
          <w:noProof/>
          <w:kern w:val="2"/>
          <w:sz w:val="21"/>
          <w:szCs w:val="22"/>
        </w:rPr>
      </w:pPr>
      <w:hyperlink w:anchor="_Toc128149448" w:history="1">
        <w:r w:rsidR="00FC3767" w:rsidRPr="00A74DBE">
          <w:rPr>
            <w:rStyle w:val="affffff3"/>
            <w:rFonts w:ascii="HG丸ｺﾞｼｯｸM-PRO" w:hAnsi="HG丸ｺﾞｼｯｸM-PRO"/>
            <w:noProof/>
            <w14:scene3d>
              <w14:camera w14:prst="orthographicFront"/>
              <w14:lightRig w14:rig="threePt" w14:dir="t">
                <w14:rot w14:lat="0" w14:lon="0" w14:rev="0"/>
              </w14:lightRig>
            </w14:scene3d>
          </w:rPr>
          <w:t>５.</w:t>
        </w:r>
        <w:r w:rsidR="00FC3767" w:rsidRPr="00A74DBE">
          <w:rPr>
            <w:rStyle w:val="affffff3"/>
            <w:rFonts w:ascii="HG丸ｺﾞｼｯｸM-PRO" w:hAnsi="HG丸ｺﾞｼｯｸM-PRO"/>
            <w:noProof/>
          </w:rPr>
          <w:t xml:space="preserve"> Cradle CFD scFLOWの環境変更について</w:t>
        </w:r>
        <w:r w:rsidR="00FC3767">
          <w:rPr>
            <w:noProof/>
            <w:webHidden/>
          </w:rPr>
          <w:tab/>
        </w:r>
        <w:r w:rsidR="00FC3767">
          <w:rPr>
            <w:noProof/>
            <w:webHidden/>
          </w:rPr>
          <w:fldChar w:fldCharType="begin"/>
        </w:r>
        <w:r w:rsidR="00FC3767">
          <w:rPr>
            <w:noProof/>
            <w:webHidden/>
          </w:rPr>
          <w:instrText xml:space="preserve"> PAGEREF _Toc128149448 \h </w:instrText>
        </w:r>
        <w:r w:rsidR="00FC3767">
          <w:rPr>
            <w:noProof/>
            <w:webHidden/>
          </w:rPr>
        </w:r>
        <w:r w:rsidR="00FC3767">
          <w:rPr>
            <w:noProof/>
            <w:webHidden/>
          </w:rPr>
          <w:fldChar w:fldCharType="separate"/>
        </w:r>
        <w:r w:rsidR="00FC3767">
          <w:rPr>
            <w:noProof/>
            <w:webHidden/>
          </w:rPr>
          <w:t>6</w:t>
        </w:r>
        <w:r w:rsidR="00FC3767">
          <w:rPr>
            <w:noProof/>
            <w:webHidden/>
          </w:rPr>
          <w:fldChar w:fldCharType="end"/>
        </w:r>
      </w:hyperlink>
    </w:p>
    <w:p w14:paraId="5973F531" w14:textId="5D2A17E4" w:rsidR="00FC3767" w:rsidRDefault="000F2C47">
      <w:pPr>
        <w:pStyle w:val="14"/>
        <w:rPr>
          <w:rFonts w:eastAsiaTheme="minorEastAsia" w:cstheme="minorBidi"/>
          <w:b w:val="0"/>
          <w:bCs w:val="0"/>
          <w:noProof/>
          <w:kern w:val="2"/>
          <w:sz w:val="21"/>
          <w:szCs w:val="22"/>
        </w:rPr>
      </w:pPr>
      <w:hyperlink w:anchor="_Toc128149449" w:history="1">
        <w:r w:rsidR="00FC3767" w:rsidRPr="00A74DBE">
          <w:rPr>
            <w:rStyle w:val="affffff3"/>
            <w:noProof/>
            <w14:scene3d>
              <w14:camera w14:prst="orthographicFront"/>
              <w14:lightRig w14:rig="threePt" w14:dir="t">
                <w14:rot w14:lat="0" w14:lon="0" w14:rev="0"/>
              </w14:lightRig>
            </w14:scene3d>
          </w:rPr>
          <w:t>６</w:t>
        </w:r>
        <w:r w:rsidR="00FC3767" w:rsidRPr="00A74DBE">
          <w:rPr>
            <w:rStyle w:val="affffff3"/>
            <w:noProof/>
            <w14:scene3d>
              <w14:camera w14:prst="orthographicFront"/>
              <w14:lightRig w14:rig="threePt" w14:dir="t">
                <w14:rot w14:lat="0" w14:lon="0" w14:rev="0"/>
              </w14:lightRig>
            </w14:scene3d>
          </w:rPr>
          <w:t>.</w:t>
        </w:r>
        <w:r w:rsidR="00FC3767" w:rsidRPr="00A74DBE">
          <w:rPr>
            <w:rStyle w:val="affffff3"/>
            <w:noProof/>
          </w:rPr>
          <w:t xml:space="preserve"> </w:t>
        </w:r>
        <w:r w:rsidR="00FC3767" w:rsidRPr="00A74DBE">
          <w:rPr>
            <w:rStyle w:val="affffff3"/>
            <w:noProof/>
          </w:rPr>
          <w:t>問合せ方法</w:t>
        </w:r>
        <w:r w:rsidR="00FC3767">
          <w:rPr>
            <w:noProof/>
            <w:webHidden/>
          </w:rPr>
          <w:tab/>
        </w:r>
        <w:r w:rsidR="00FC3767">
          <w:rPr>
            <w:noProof/>
            <w:webHidden/>
          </w:rPr>
          <w:fldChar w:fldCharType="begin"/>
        </w:r>
        <w:r w:rsidR="00FC3767">
          <w:rPr>
            <w:noProof/>
            <w:webHidden/>
          </w:rPr>
          <w:instrText xml:space="preserve"> PAGEREF _Toc128149449 \h </w:instrText>
        </w:r>
        <w:r w:rsidR="00FC3767">
          <w:rPr>
            <w:noProof/>
            <w:webHidden/>
          </w:rPr>
        </w:r>
        <w:r w:rsidR="00FC3767">
          <w:rPr>
            <w:noProof/>
            <w:webHidden/>
          </w:rPr>
          <w:fldChar w:fldCharType="separate"/>
        </w:r>
        <w:r w:rsidR="00FC3767">
          <w:rPr>
            <w:noProof/>
            <w:webHidden/>
          </w:rPr>
          <w:t>6</w:t>
        </w:r>
        <w:r w:rsidR="00FC3767">
          <w:rPr>
            <w:noProof/>
            <w:webHidden/>
          </w:rPr>
          <w:fldChar w:fldCharType="end"/>
        </w:r>
      </w:hyperlink>
    </w:p>
    <w:p w14:paraId="5092443F" w14:textId="0619A17B" w:rsidR="00FC3767" w:rsidRDefault="000F2C47">
      <w:pPr>
        <w:pStyle w:val="28"/>
        <w:tabs>
          <w:tab w:val="right" w:leader="dot" w:pos="9089"/>
        </w:tabs>
        <w:rPr>
          <w:rFonts w:eastAsiaTheme="minorEastAsia" w:cstheme="minorBidi"/>
          <w:noProof/>
          <w:kern w:val="2"/>
          <w:sz w:val="21"/>
          <w:szCs w:val="22"/>
        </w:rPr>
      </w:pPr>
      <w:hyperlink w:anchor="_Toc128149450" w:history="1">
        <w:r w:rsidR="00FC3767" w:rsidRPr="00A74DBE">
          <w:rPr>
            <w:rStyle w:val="affffff3"/>
            <w:noProof/>
            <w14:scene3d>
              <w14:camera w14:prst="orthographicFront"/>
              <w14:lightRig w14:rig="threePt" w14:dir="t">
                <w14:rot w14:lat="0" w14:lon="0" w14:rev="0"/>
              </w14:lightRig>
            </w14:scene3d>
          </w:rPr>
          <w:t>６</w:t>
        </w:r>
        <w:r w:rsidR="00FC3767" w:rsidRPr="00A74DBE">
          <w:rPr>
            <w:rStyle w:val="affffff3"/>
            <w:noProof/>
            <w14:scene3d>
              <w14:camera w14:prst="orthographicFront"/>
              <w14:lightRig w14:rig="threePt" w14:dir="t">
                <w14:rot w14:lat="0" w14:lon="0" w14:rev="0"/>
              </w14:lightRig>
            </w14:scene3d>
          </w:rPr>
          <w:t>.</w:t>
        </w:r>
        <w:r w:rsidR="00FC3767" w:rsidRPr="00A74DBE">
          <w:rPr>
            <w:rStyle w:val="affffff3"/>
            <w:noProof/>
            <w14:scene3d>
              <w14:camera w14:prst="orthographicFront"/>
              <w14:lightRig w14:rig="threePt" w14:dir="t">
                <w14:rot w14:lat="0" w14:lon="0" w14:rev="0"/>
              </w14:lightRig>
            </w14:scene3d>
          </w:rPr>
          <w:t>１</w:t>
        </w:r>
        <w:r w:rsidR="00FC3767" w:rsidRPr="00A74DBE">
          <w:rPr>
            <w:rStyle w:val="affffff3"/>
            <w:noProof/>
            <w14:scene3d>
              <w14:camera w14:prst="orthographicFront"/>
              <w14:lightRig w14:rig="threePt" w14:dir="t">
                <w14:rot w14:lat="0" w14:lon="0" w14:rev="0"/>
              </w14:lightRig>
            </w14:scene3d>
          </w:rPr>
          <w:t>.</w:t>
        </w:r>
        <w:r w:rsidR="00FC3767" w:rsidRPr="00A74DBE">
          <w:rPr>
            <w:rStyle w:val="affffff3"/>
            <w:bCs/>
            <w:noProof/>
          </w:rPr>
          <w:t xml:space="preserve"> </w:t>
        </w:r>
        <w:r w:rsidR="00FC3767" w:rsidRPr="00A74DBE">
          <w:rPr>
            <w:rStyle w:val="affffff3"/>
            <w:bCs/>
            <w:noProof/>
          </w:rPr>
          <w:t>試行利用中の問合せについて</w:t>
        </w:r>
        <w:r w:rsidR="00FC3767">
          <w:rPr>
            <w:noProof/>
            <w:webHidden/>
          </w:rPr>
          <w:tab/>
        </w:r>
        <w:r w:rsidR="00FC3767">
          <w:rPr>
            <w:noProof/>
            <w:webHidden/>
          </w:rPr>
          <w:fldChar w:fldCharType="begin"/>
        </w:r>
        <w:r w:rsidR="00FC3767">
          <w:rPr>
            <w:noProof/>
            <w:webHidden/>
          </w:rPr>
          <w:instrText xml:space="preserve"> PAGEREF _Toc128149450 \h </w:instrText>
        </w:r>
        <w:r w:rsidR="00FC3767">
          <w:rPr>
            <w:noProof/>
            <w:webHidden/>
          </w:rPr>
        </w:r>
        <w:r w:rsidR="00FC3767">
          <w:rPr>
            <w:noProof/>
            <w:webHidden/>
          </w:rPr>
          <w:fldChar w:fldCharType="separate"/>
        </w:r>
        <w:r w:rsidR="00FC3767">
          <w:rPr>
            <w:noProof/>
            <w:webHidden/>
          </w:rPr>
          <w:t>7</w:t>
        </w:r>
        <w:r w:rsidR="00FC3767">
          <w:rPr>
            <w:noProof/>
            <w:webHidden/>
          </w:rPr>
          <w:fldChar w:fldCharType="end"/>
        </w:r>
      </w:hyperlink>
    </w:p>
    <w:p w14:paraId="2B680B56" w14:textId="165110DC" w:rsidR="00FF7A63" w:rsidRPr="001572B9" w:rsidRDefault="003560EC" w:rsidP="00BC5A52">
      <w:pPr>
        <w:pStyle w:val="14"/>
      </w:pPr>
      <w:r>
        <w:rPr>
          <w:rFonts w:ascii="HG丸ｺﾞｼｯｸM-PRO" w:hAnsi="HG丸ｺﾞｼｯｸM-PRO"/>
        </w:rPr>
        <w:fldChar w:fldCharType="end"/>
      </w:r>
    </w:p>
    <w:p w14:paraId="5CECB28D" w14:textId="0C9075CA" w:rsidR="004927E6" w:rsidRDefault="004927E6">
      <w:pPr>
        <w:pStyle w:val="37"/>
        <w:ind w:left="446"/>
      </w:pPr>
    </w:p>
    <w:p w14:paraId="5187BE07" w14:textId="77777777" w:rsidR="00FF7A63" w:rsidRPr="004927E6" w:rsidRDefault="00FF7A63" w:rsidP="00BC5A52">
      <w:pPr>
        <w:pStyle w:val="14"/>
        <w:sectPr w:rsidR="00FF7A63" w:rsidRPr="004927E6" w:rsidSect="00BA0FCA">
          <w:headerReference w:type="default" r:id="rId14"/>
          <w:footerReference w:type="default" r:id="rId15"/>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Default="00DF4FCA">
      <w:pPr>
        <w:overflowPunct/>
        <w:topLinePunct w:val="0"/>
        <w:adjustRightInd/>
        <w:spacing w:line="240" w:lineRule="auto"/>
        <w:jc w:val="left"/>
        <w:textAlignment w:val="auto"/>
        <w:rPr>
          <w:rFonts w:ascii="HG丸ｺﾞｼｯｸM-PRO" w:hAnsi="HG丸ｺﾞｼｯｸM-PRO"/>
        </w:rPr>
      </w:pPr>
      <w:bookmarkStart w:id="10" w:name="_Toc413686825"/>
      <w:bookmarkStart w:id="11" w:name="_Toc413747532"/>
      <w:bookmarkStart w:id="12" w:name="_Ref446521715"/>
      <w:r>
        <w:rPr>
          <w:rFonts w:ascii="HG丸ｺﾞｼｯｸM-PRO" w:hAnsi="HG丸ｺﾞｼｯｸM-PRO"/>
        </w:rPr>
        <w:br w:type="page"/>
      </w:r>
    </w:p>
    <w:p w14:paraId="15388C02" w14:textId="21C92543" w:rsidR="001571D2" w:rsidRPr="001572B9" w:rsidRDefault="00EB3891" w:rsidP="001571D2">
      <w:pPr>
        <w:pStyle w:val="11"/>
        <w:rPr>
          <w:rFonts w:ascii="HG丸ｺﾞｼｯｸM-PRO" w:hAnsi="HG丸ｺﾞｼｯｸM-PRO"/>
        </w:rPr>
      </w:pPr>
      <w:bookmarkStart w:id="13" w:name="_Ref91591303"/>
      <w:bookmarkStart w:id="14" w:name="_Toc128149442"/>
      <w:bookmarkEnd w:id="10"/>
      <w:bookmarkEnd w:id="11"/>
      <w:bookmarkEnd w:id="12"/>
      <w:r>
        <w:rPr>
          <w:rFonts w:ascii="HG丸ｺﾞｼｯｸM-PRO" w:hAnsi="HG丸ｺﾞｼｯｸM-PRO" w:hint="eastAsia"/>
        </w:rPr>
        <w:lastRenderedPageBreak/>
        <w:t>まえがき</w:t>
      </w:r>
      <w:bookmarkEnd w:id="13"/>
      <w:bookmarkEnd w:id="14"/>
    </w:p>
    <w:p w14:paraId="7AD99997" w14:textId="5A570605" w:rsidR="00C20C21" w:rsidRPr="00497B4F" w:rsidRDefault="00D300E6" w:rsidP="01343309">
      <w:pPr>
        <w:pStyle w:val="a6"/>
        <w:ind w:firstLineChars="0" w:firstLine="0"/>
        <w:rPr>
          <w:rFonts w:asciiTheme="minorEastAsia" w:eastAsiaTheme="minorEastAsia" w:hAnsiTheme="minorEastAsia"/>
          <w:b/>
          <w:bCs/>
          <w:sz w:val="22"/>
          <w:szCs w:val="22"/>
        </w:rPr>
      </w:pPr>
      <w:r w:rsidRPr="00497B4F">
        <w:rPr>
          <w:rFonts w:asciiTheme="minorEastAsia" w:eastAsiaTheme="minorEastAsia" w:hAnsiTheme="minorEastAsia" w:hint="eastAsia"/>
          <w:b/>
          <w:bCs/>
          <w:sz w:val="22"/>
          <w:szCs w:val="22"/>
        </w:rPr>
        <w:t>本書の目的</w:t>
      </w:r>
    </w:p>
    <w:p w14:paraId="0108628B" w14:textId="19D4F803" w:rsidR="00C20C21" w:rsidRPr="00A419E0" w:rsidRDefault="00D300E6" w:rsidP="009C1795">
      <w:pPr>
        <w:pStyle w:val="a6"/>
        <w:ind w:firstLine="220"/>
        <w:rPr>
          <w:rFonts w:asciiTheme="minorHAnsi" w:eastAsiaTheme="minorEastAsia" w:hAnsiTheme="minorHAnsi"/>
          <w:sz w:val="22"/>
          <w:szCs w:val="22"/>
        </w:rPr>
      </w:pPr>
      <w:r w:rsidRPr="00A419E0">
        <w:rPr>
          <w:rFonts w:asciiTheme="minorHAnsi" w:eastAsiaTheme="minorEastAsia" w:hAnsiTheme="minorHAnsi"/>
          <w:sz w:val="22"/>
          <w:szCs w:val="22"/>
        </w:rPr>
        <w:t>本書</w:t>
      </w:r>
      <w:r w:rsidR="003749B2">
        <w:rPr>
          <w:rFonts w:asciiTheme="minorHAnsi" w:eastAsiaTheme="minorEastAsia" w:hAnsiTheme="minorHAnsi" w:hint="eastAsia"/>
          <w:sz w:val="22"/>
          <w:szCs w:val="22"/>
        </w:rPr>
        <w:t>で</w:t>
      </w:r>
      <w:r w:rsidRPr="00A419E0">
        <w:rPr>
          <w:rFonts w:asciiTheme="minorHAnsi" w:eastAsiaTheme="minorEastAsia" w:hAnsiTheme="minorHAnsi"/>
          <w:sz w:val="22"/>
          <w:szCs w:val="22"/>
        </w:rPr>
        <w:t>は、</w:t>
      </w:r>
      <w:r w:rsidR="004B51AA" w:rsidRPr="004B51AA">
        <w:rPr>
          <w:rFonts w:asciiTheme="minorHAnsi" w:eastAsiaTheme="minorEastAsia" w:hAnsiTheme="minorHAnsi" w:hint="eastAsia"/>
          <w:sz w:val="22"/>
          <w:szCs w:val="22"/>
        </w:rPr>
        <w:t>理化学研究所</w:t>
      </w:r>
      <w:r w:rsidR="004B51AA" w:rsidRPr="004B51AA">
        <w:rPr>
          <w:rFonts w:asciiTheme="minorHAnsi" w:eastAsiaTheme="minorEastAsia" w:hAnsiTheme="minorHAnsi" w:hint="eastAsia"/>
          <w:sz w:val="22"/>
          <w:szCs w:val="22"/>
        </w:rPr>
        <w:t xml:space="preserve"> </w:t>
      </w:r>
      <w:r w:rsidR="004B51AA" w:rsidRPr="004B51AA">
        <w:rPr>
          <w:rFonts w:asciiTheme="minorHAnsi" w:eastAsiaTheme="minorEastAsia" w:hAnsiTheme="minorHAnsi" w:hint="eastAsia"/>
          <w:sz w:val="22"/>
          <w:szCs w:val="22"/>
        </w:rPr>
        <w:t>計算科学研究センター</w:t>
      </w:r>
      <w:r w:rsidR="004B51AA" w:rsidRPr="004B51AA">
        <w:rPr>
          <w:rFonts w:asciiTheme="minorHAnsi" w:eastAsiaTheme="minorEastAsia" w:hAnsiTheme="minorHAnsi" w:hint="eastAsia"/>
          <w:sz w:val="22"/>
          <w:szCs w:val="22"/>
        </w:rPr>
        <w:t xml:space="preserve"> (R-CCS)</w:t>
      </w:r>
      <w:r w:rsidR="004B51AA" w:rsidRPr="004B51AA">
        <w:rPr>
          <w:rFonts w:asciiTheme="minorHAnsi" w:eastAsiaTheme="minorEastAsia" w:hAnsiTheme="minorHAnsi" w:hint="eastAsia"/>
          <w:sz w:val="22"/>
          <w:szCs w:val="22"/>
        </w:rPr>
        <w:t>がスーパーコンピューター「富岳」</w:t>
      </w:r>
      <w:r w:rsidR="00A93B2C">
        <w:rPr>
          <w:rFonts w:asciiTheme="minorHAnsi" w:eastAsiaTheme="minorEastAsia" w:hAnsiTheme="minorHAnsi" w:hint="eastAsia"/>
          <w:sz w:val="22"/>
          <w:szCs w:val="22"/>
        </w:rPr>
        <w:t>上</w:t>
      </w:r>
      <w:r w:rsidR="004B51AA" w:rsidRPr="004B51AA">
        <w:rPr>
          <w:rFonts w:asciiTheme="minorHAnsi" w:eastAsiaTheme="minorEastAsia" w:hAnsiTheme="minorHAnsi" w:hint="eastAsia"/>
          <w:sz w:val="22"/>
          <w:szCs w:val="22"/>
        </w:rPr>
        <w:t>に整備した</w:t>
      </w:r>
      <w:r w:rsidR="0002571E">
        <w:rPr>
          <w:rFonts w:asciiTheme="minorHAnsi" w:eastAsiaTheme="minorEastAsia" w:hAnsiTheme="minorHAnsi"/>
          <w:sz w:val="22"/>
          <w:szCs w:val="22"/>
        </w:rPr>
        <w:t xml:space="preserve">Cradle CFD </w:t>
      </w:r>
      <w:r w:rsidR="00F73BB7">
        <w:rPr>
          <w:rFonts w:asciiTheme="minorHAnsi" w:eastAsiaTheme="minorEastAsia" w:hAnsiTheme="minorHAnsi"/>
          <w:sz w:val="22"/>
          <w:szCs w:val="22"/>
        </w:rPr>
        <w:t>scFLOW</w:t>
      </w:r>
      <w:r w:rsidR="006C2302" w:rsidRPr="00A419E0">
        <w:rPr>
          <w:rFonts w:asciiTheme="minorHAnsi" w:eastAsiaTheme="minorEastAsia" w:hAnsiTheme="minorHAnsi"/>
          <w:sz w:val="22"/>
          <w:szCs w:val="22"/>
        </w:rPr>
        <w:t>の</w:t>
      </w:r>
      <w:r w:rsidR="00C618F1" w:rsidRPr="00A419E0">
        <w:rPr>
          <w:rFonts w:asciiTheme="minorHAnsi" w:eastAsiaTheme="minorEastAsia" w:hAnsiTheme="minorHAnsi"/>
          <w:sz w:val="22"/>
          <w:szCs w:val="22"/>
        </w:rPr>
        <w:t>利用</w:t>
      </w:r>
      <w:r w:rsidR="006C2302" w:rsidRPr="00A419E0">
        <w:rPr>
          <w:rFonts w:asciiTheme="minorHAnsi" w:eastAsiaTheme="minorEastAsia" w:hAnsiTheme="minorHAnsi"/>
          <w:sz w:val="22"/>
          <w:szCs w:val="22"/>
        </w:rPr>
        <w:t>方法</w:t>
      </w:r>
      <w:r w:rsidRPr="00A419E0">
        <w:rPr>
          <w:rFonts w:asciiTheme="minorHAnsi" w:eastAsiaTheme="minorEastAsia" w:hAnsiTheme="minorHAnsi"/>
          <w:sz w:val="22"/>
          <w:szCs w:val="22"/>
        </w:rPr>
        <w:t>を</w:t>
      </w:r>
      <w:r w:rsidR="00845032" w:rsidRPr="00A419E0">
        <w:rPr>
          <w:rFonts w:asciiTheme="minorHAnsi" w:eastAsiaTheme="minorEastAsia" w:hAnsiTheme="minorHAnsi"/>
          <w:sz w:val="22"/>
          <w:szCs w:val="22"/>
        </w:rPr>
        <w:t>説明します</w:t>
      </w:r>
      <w:r w:rsidRPr="00A419E0">
        <w:rPr>
          <w:rFonts w:asciiTheme="minorHAnsi" w:eastAsiaTheme="minorEastAsia" w:hAnsiTheme="minorHAnsi"/>
          <w:sz w:val="22"/>
          <w:szCs w:val="22"/>
        </w:rPr>
        <w:t>。</w:t>
      </w:r>
    </w:p>
    <w:p w14:paraId="1AC7F2A1" w14:textId="1C9B0C4A" w:rsidR="00D300E6" w:rsidRPr="00A419E0" w:rsidRDefault="00C618F1" w:rsidP="00C618F1">
      <w:pPr>
        <w:pStyle w:val="a6"/>
        <w:numPr>
          <w:ilvl w:val="0"/>
          <w:numId w:val="39"/>
        </w:numPr>
        <w:ind w:left="567" w:firstLineChars="0"/>
        <w:rPr>
          <w:rFonts w:asciiTheme="minorHAnsi" w:eastAsiaTheme="minorEastAsia" w:hAnsiTheme="minorHAnsi"/>
          <w:sz w:val="22"/>
          <w:szCs w:val="22"/>
        </w:rPr>
      </w:pPr>
      <w:r w:rsidRPr="00A419E0">
        <w:rPr>
          <w:rFonts w:asciiTheme="minorHAnsi" w:eastAsiaTheme="minorEastAsia" w:hAnsiTheme="minorHAnsi"/>
          <w:sz w:val="22"/>
          <w:szCs w:val="22"/>
        </w:rPr>
        <w:t>「富岳」の</w:t>
      </w:r>
      <w:r w:rsidR="006C2302" w:rsidRPr="00A419E0">
        <w:rPr>
          <w:rFonts w:asciiTheme="minorHAnsi" w:eastAsiaTheme="minorEastAsia" w:hAnsiTheme="minorHAnsi"/>
          <w:sz w:val="22"/>
          <w:szCs w:val="22"/>
        </w:rPr>
        <w:t>一般的な</w:t>
      </w:r>
      <w:r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sidR="00EC4521">
        <w:rPr>
          <w:rFonts w:asciiTheme="minorHAnsi" w:eastAsiaTheme="minorEastAsia" w:hAnsiTheme="minorHAnsi" w:hint="eastAsia"/>
          <w:sz w:val="22"/>
          <w:szCs w:val="22"/>
        </w:rPr>
        <w:t>富岳</w:t>
      </w:r>
      <w:r w:rsidRPr="00A419E0">
        <w:rPr>
          <w:rFonts w:asciiTheme="minorHAnsi" w:eastAsiaTheme="minorEastAsia" w:hAnsiTheme="minorHAnsi"/>
          <w:sz w:val="22"/>
          <w:szCs w:val="22"/>
        </w:rPr>
        <w:t>ポータル内の各種マニュアルを参照してください</w:t>
      </w:r>
    </w:p>
    <w:p w14:paraId="4A67037B" w14:textId="44C1B3E0" w:rsidR="00C618F1" w:rsidRPr="00A419E0" w:rsidRDefault="0002571E" w:rsidP="00C618F1">
      <w:pPr>
        <w:pStyle w:val="a6"/>
        <w:numPr>
          <w:ilvl w:val="0"/>
          <w:numId w:val="39"/>
        </w:numPr>
        <w:ind w:left="567" w:firstLineChars="0"/>
        <w:rPr>
          <w:rFonts w:asciiTheme="minorHAnsi" w:eastAsiaTheme="minorEastAsia" w:hAnsiTheme="minorHAnsi"/>
          <w:sz w:val="22"/>
          <w:szCs w:val="22"/>
        </w:rPr>
      </w:pPr>
      <w:r>
        <w:rPr>
          <w:rFonts w:asciiTheme="minorHAnsi" w:eastAsiaTheme="minorEastAsia" w:hAnsiTheme="minorHAnsi"/>
          <w:sz w:val="22"/>
          <w:szCs w:val="22"/>
        </w:rPr>
        <w:t xml:space="preserve">Cradle CFD </w:t>
      </w:r>
      <w:r w:rsidR="005806DC">
        <w:rPr>
          <w:rFonts w:asciiTheme="minorHAnsi" w:eastAsiaTheme="minorEastAsia" w:hAnsiTheme="minorHAnsi"/>
          <w:sz w:val="22"/>
          <w:szCs w:val="22"/>
        </w:rPr>
        <w:t>scFLOW</w:t>
      </w:r>
      <w:r w:rsidR="00C618F1" w:rsidRPr="00A419E0">
        <w:rPr>
          <w:rFonts w:asciiTheme="minorHAnsi" w:eastAsiaTheme="minorEastAsia" w:hAnsiTheme="minorHAnsi"/>
          <w:sz w:val="22"/>
          <w:szCs w:val="22"/>
        </w:rPr>
        <w:t>の</w:t>
      </w:r>
      <w:r w:rsidR="006C2302" w:rsidRPr="00A419E0">
        <w:rPr>
          <w:rFonts w:asciiTheme="minorHAnsi" w:eastAsiaTheme="minorEastAsia" w:hAnsiTheme="minorHAnsi"/>
          <w:sz w:val="22"/>
          <w:szCs w:val="22"/>
        </w:rPr>
        <w:t>一般的な</w:t>
      </w:r>
      <w:r w:rsidR="00C618F1"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Pr>
          <w:rFonts w:asciiTheme="minorHAnsi" w:eastAsiaTheme="minorEastAsia" w:hAnsiTheme="minorHAnsi"/>
          <w:sz w:val="22"/>
          <w:szCs w:val="22"/>
        </w:rPr>
        <w:t xml:space="preserve">Cradle CFD </w:t>
      </w:r>
      <w:r w:rsidR="00F73BB7">
        <w:rPr>
          <w:rFonts w:asciiTheme="minorHAnsi" w:eastAsiaTheme="minorEastAsia" w:hAnsiTheme="minorHAnsi"/>
          <w:sz w:val="22"/>
          <w:szCs w:val="22"/>
        </w:rPr>
        <w:t>scFLOW</w:t>
      </w:r>
      <w:r w:rsidR="00C618F1" w:rsidRPr="00A419E0">
        <w:rPr>
          <w:rFonts w:asciiTheme="minorHAnsi" w:eastAsiaTheme="minorEastAsia" w:hAnsiTheme="minorHAnsi"/>
          <w:sz w:val="22"/>
          <w:szCs w:val="22"/>
        </w:rPr>
        <w:t>のマニュアルを参照してください</w:t>
      </w:r>
    </w:p>
    <w:p w14:paraId="09DC7A09" w14:textId="77777777" w:rsidR="00C618F1" w:rsidRPr="00A419E0" w:rsidRDefault="00C618F1" w:rsidP="01343309">
      <w:pPr>
        <w:pStyle w:val="a6"/>
        <w:ind w:firstLineChars="0" w:firstLine="0"/>
        <w:rPr>
          <w:rFonts w:asciiTheme="minorHAnsi" w:eastAsiaTheme="minorEastAsia" w:hAnsiTheme="minorHAnsi"/>
          <w:sz w:val="22"/>
          <w:szCs w:val="22"/>
        </w:rPr>
      </w:pPr>
    </w:p>
    <w:p w14:paraId="1FCA22FE" w14:textId="02995CD3" w:rsidR="00D300E6" w:rsidRPr="00A419E0" w:rsidRDefault="00845032" w:rsidP="01343309">
      <w:pPr>
        <w:pStyle w:val="a6"/>
        <w:ind w:firstLineChars="0" w:firstLine="0"/>
        <w:rPr>
          <w:rFonts w:asciiTheme="minorHAnsi" w:eastAsiaTheme="minorEastAsia" w:hAnsiTheme="minorHAnsi"/>
          <w:b/>
          <w:bCs/>
          <w:sz w:val="22"/>
          <w:szCs w:val="22"/>
        </w:rPr>
      </w:pPr>
      <w:r w:rsidRPr="00A419E0">
        <w:rPr>
          <w:rFonts w:asciiTheme="minorHAnsi" w:eastAsiaTheme="minorEastAsia" w:hAnsiTheme="minorHAnsi"/>
          <w:b/>
          <w:bCs/>
          <w:sz w:val="22"/>
          <w:szCs w:val="22"/>
        </w:rPr>
        <w:t>前提条件</w:t>
      </w:r>
    </w:p>
    <w:p w14:paraId="029D446A" w14:textId="6FF391A9" w:rsidR="00880BBD" w:rsidRDefault="00880BBD" w:rsidP="00880BBD">
      <w:pPr>
        <w:pStyle w:val="a6"/>
        <w:ind w:firstLineChars="129" w:firstLine="284"/>
        <w:rPr>
          <w:ins w:id="15" w:author="Honda, Yusuke/本多 祐介" w:date="2023-02-24T16:30:00Z"/>
          <w:rFonts w:asciiTheme="minorHAnsi" w:eastAsiaTheme="minorEastAsia" w:hAnsiTheme="minorHAnsi"/>
          <w:sz w:val="22"/>
          <w:szCs w:val="22"/>
        </w:rPr>
      </w:pPr>
      <w:r w:rsidRPr="00303F9E">
        <w:rPr>
          <w:rFonts w:asciiTheme="minorHAnsi" w:eastAsiaTheme="minorEastAsia" w:hAnsiTheme="minorHAnsi"/>
          <w:sz w:val="22"/>
          <w:szCs w:val="22"/>
        </w:rPr>
        <w:t>利用者が「利用開始までの流れ」に従い、</w:t>
      </w:r>
      <w:r w:rsidRPr="00303F9E">
        <w:rPr>
          <w:rFonts w:asciiTheme="minorHAnsi" w:eastAsiaTheme="minorEastAsia" w:hAnsiTheme="minorHAnsi"/>
          <w:sz w:val="22"/>
          <w:szCs w:val="22"/>
        </w:rPr>
        <w:t xml:space="preserve">Cradle CFD </w:t>
      </w:r>
      <w:proofErr w:type="spellStart"/>
      <w:r w:rsidRPr="00303F9E">
        <w:rPr>
          <w:rFonts w:asciiTheme="minorHAnsi" w:eastAsiaTheme="minorEastAsia" w:hAnsiTheme="minorHAnsi"/>
          <w:sz w:val="22"/>
          <w:szCs w:val="22"/>
        </w:rPr>
        <w:t>scFLOW</w:t>
      </w:r>
      <w:proofErr w:type="spellEnd"/>
      <w:r w:rsidRPr="00303F9E">
        <w:rPr>
          <w:rFonts w:asciiTheme="minorHAnsi" w:eastAsiaTheme="minorEastAsia" w:hAnsiTheme="minorHAnsi"/>
          <w:sz w:val="22"/>
          <w:szCs w:val="22"/>
        </w:rPr>
        <w:t>のライセンス契約締結などの手続きを実施し、ソフトウェア利用環境設定完了通知を受領しているものとします。</w:t>
      </w:r>
    </w:p>
    <w:p w14:paraId="6E27E3D2" w14:textId="5F2A0701" w:rsidR="0045349D" w:rsidRPr="0045349D" w:rsidRDefault="0045349D" w:rsidP="0045349D">
      <w:pPr>
        <w:pStyle w:val="a6"/>
        <w:ind w:firstLineChars="129" w:firstLine="284"/>
        <w:rPr>
          <w:rFonts w:asciiTheme="minorEastAsia" w:eastAsiaTheme="minorEastAsia" w:hAnsiTheme="minorEastAsia"/>
          <w:sz w:val="22"/>
          <w:szCs w:val="22"/>
        </w:rPr>
      </w:pPr>
      <w:ins w:id="16" w:author="Honda, Yusuke/本多 祐介" w:date="2023-02-24T16:30:00Z">
        <w:r>
          <w:rPr>
            <w:rFonts w:asciiTheme="minorHAnsi" w:eastAsiaTheme="minorEastAsia" w:hAnsiTheme="minorHAnsi" w:hint="eastAsia"/>
            <w:sz w:val="22"/>
            <w:szCs w:val="22"/>
          </w:rPr>
          <w:t>または、利用者が「試行利用開始までの流れ」に従い</w:t>
        </w:r>
        <w:r w:rsidRPr="00F4135E">
          <w:rPr>
            <w:rFonts w:asciiTheme="minorHAnsi" w:eastAsiaTheme="minorEastAsia" w:hAnsiTheme="minorHAnsi"/>
            <w:sz w:val="22"/>
            <w:szCs w:val="22"/>
          </w:rPr>
          <w:t xml:space="preserve">Cradle CFD </w:t>
        </w:r>
        <w:proofErr w:type="spellStart"/>
        <w:r w:rsidRPr="00F4135E">
          <w:rPr>
            <w:rFonts w:asciiTheme="minorHAnsi" w:eastAsiaTheme="minorEastAsia" w:hAnsiTheme="minorHAnsi"/>
            <w:sz w:val="22"/>
            <w:szCs w:val="22"/>
          </w:rPr>
          <w:t>scFLOW</w:t>
        </w:r>
        <w:proofErr w:type="spellEnd"/>
        <w:r>
          <w:rPr>
            <w:rFonts w:asciiTheme="minorHAnsi" w:eastAsiaTheme="minorEastAsia" w:hAnsiTheme="minorHAnsi" w:hint="eastAsia"/>
            <w:sz w:val="22"/>
            <w:szCs w:val="22"/>
          </w:rPr>
          <w:t>を期間限定の試行利用する場合も本書の対象となりますが、一部手順が異なります。</w:t>
        </w:r>
      </w:ins>
    </w:p>
    <w:p w14:paraId="5220E619" w14:textId="5CBCE707" w:rsidR="003D7721" w:rsidRPr="00303F9E" w:rsidRDefault="00880BBD" w:rsidP="00660486">
      <w:pPr>
        <w:pStyle w:val="a6"/>
        <w:ind w:firstLine="220"/>
        <w:rPr>
          <w:rFonts w:asciiTheme="minorHAnsi" w:eastAsiaTheme="minorEastAsia" w:hAnsiTheme="minorHAnsi"/>
          <w:sz w:val="22"/>
          <w:szCs w:val="22"/>
        </w:rPr>
      </w:pPr>
      <w:r w:rsidRPr="00303F9E">
        <w:rPr>
          <w:rFonts w:asciiTheme="minorHAnsi" w:eastAsiaTheme="minorEastAsia" w:hAnsiTheme="minorHAnsi"/>
          <w:sz w:val="22"/>
          <w:szCs w:val="22"/>
        </w:rPr>
        <w:t>「富岳」</w:t>
      </w:r>
      <w:r w:rsidR="00A93B2C" w:rsidRPr="00303F9E">
        <w:rPr>
          <w:rFonts w:asciiTheme="minorHAnsi" w:eastAsiaTheme="minorEastAsia" w:hAnsiTheme="minorHAnsi"/>
          <w:sz w:val="22"/>
          <w:szCs w:val="22"/>
        </w:rPr>
        <w:t>上</w:t>
      </w:r>
      <w:r w:rsidRPr="00303F9E">
        <w:rPr>
          <w:rFonts w:asciiTheme="minorHAnsi" w:eastAsiaTheme="minorEastAsia" w:hAnsiTheme="minorHAnsi"/>
          <w:sz w:val="22"/>
          <w:szCs w:val="22"/>
        </w:rPr>
        <w:t>に整備された商用ソフトウェアの利用にあたっては、</w:t>
      </w:r>
      <w:r w:rsidR="003D7721" w:rsidRPr="00303F9E">
        <w:rPr>
          <w:rFonts w:asciiTheme="minorHAnsi" w:eastAsiaTheme="minorEastAsia" w:hAnsiTheme="minorHAnsi"/>
          <w:sz w:val="22"/>
          <w:szCs w:val="22"/>
        </w:rPr>
        <w:t>ソフトウェア・ライセンスの管理（動作確認）やソフトウェア動作に関する問合せ時の調査を、</w:t>
      </w:r>
      <w:del w:id="17" w:author="Honda, Yusuke/本多 祐介" w:date="2023-02-24T16:34:00Z">
        <w:r w:rsidR="003D7721" w:rsidRPr="00303F9E" w:rsidDel="0045349D">
          <w:rPr>
            <w:rFonts w:asciiTheme="minorHAnsi" w:eastAsiaTheme="minorEastAsia" w:hAnsiTheme="minorHAnsi" w:hint="eastAsia"/>
            <w:sz w:val="22"/>
            <w:szCs w:val="22"/>
          </w:rPr>
          <w:delText>ヘルプデスク、理化学研究所</w:delText>
        </w:r>
      </w:del>
      <w:ins w:id="18" w:author="Honda, Yusuke/本多 祐介" w:date="2023-02-24T16:34:00Z">
        <w:r w:rsidR="0045349D">
          <w:rPr>
            <w:rFonts w:asciiTheme="minorHAnsi" w:eastAsiaTheme="minorEastAsia" w:hAnsiTheme="minorHAnsi"/>
            <w:sz w:val="22"/>
            <w:szCs w:val="22"/>
          </w:rPr>
          <w:t>R-CCS</w:t>
        </w:r>
      </w:ins>
      <w:r w:rsidR="003D7721" w:rsidRPr="00303F9E">
        <w:rPr>
          <w:rFonts w:asciiTheme="minorHAnsi" w:eastAsiaTheme="minorEastAsia" w:hAnsiTheme="minorHAnsi"/>
          <w:sz w:val="22"/>
          <w:szCs w:val="22"/>
        </w:rPr>
        <w:t>および協力機関がソフトウェアベンダーと協力して実施します。そのため、ライセンス情報、問合せ内容などを</w:t>
      </w:r>
      <w:ins w:id="19" w:author="Honda, Yusuke/本多 祐介" w:date="2023-02-24T16:34:00Z">
        <w:r w:rsidR="0045349D">
          <w:rPr>
            <w:rFonts w:asciiTheme="minorHAnsi" w:eastAsiaTheme="minorEastAsia" w:hAnsiTheme="minorHAnsi" w:hint="eastAsia"/>
            <w:sz w:val="22"/>
            <w:szCs w:val="22"/>
          </w:rPr>
          <w:t>R</w:t>
        </w:r>
        <w:r w:rsidR="0045349D">
          <w:rPr>
            <w:rFonts w:asciiTheme="minorHAnsi" w:eastAsiaTheme="minorEastAsia" w:hAnsiTheme="minorHAnsi"/>
            <w:sz w:val="22"/>
            <w:szCs w:val="22"/>
          </w:rPr>
          <w:t>-CCS</w:t>
        </w:r>
      </w:ins>
      <w:del w:id="20" w:author="Honda, Yusuke/本多 祐介" w:date="2023-02-24T16:34:00Z">
        <w:r w:rsidR="003D7721" w:rsidRPr="00303F9E" w:rsidDel="0045349D">
          <w:rPr>
            <w:rFonts w:asciiTheme="minorHAnsi" w:eastAsiaTheme="minorEastAsia" w:hAnsiTheme="minorHAnsi"/>
            <w:sz w:val="22"/>
            <w:szCs w:val="22"/>
          </w:rPr>
          <w:delText>ヘルプデスク、理化学研究所</w:delText>
        </w:r>
      </w:del>
      <w:r w:rsidR="003D7721" w:rsidRPr="00303F9E">
        <w:rPr>
          <w:rFonts w:asciiTheme="minorHAnsi" w:eastAsiaTheme="minorEastAsia" w:hAnsiTheme="minorHAnsi"/>
          <w:sz w:val="22"/>
          <w:szCs w:val="22"/>
        </w:rPr>
        <w:t>および協力機関</w:t>
      </w:r>
      <w:r w:rsidR="00FC0498" w:rsidRPr="00303F9E">
        <w:rPr>
          <w:rFonts w:asciiTheme="minorHAnsi" w:eastAsiaTheme="minorEastAsia" w:hAnsiTheme="minorHAnsi"/>
          <w:sz w:val="22"/>
          <w:szCs w:val="22"/>
        </w:rPr>
        <w:t>、</w:t>
      </w:r>
      <w:r w:rsidR="003D7721" w:rsidRPr="00303F9E">
        <w:rPr>
          <w:rFonts w:asciiTheme="minorHAnsi" w:eastAsiaTheme="minorEastAsia" w:hAnsiTheme="minorHAnsi"/>
          <w:sz w:val="22"/>
          <w:szCs w:val="22"/>
        </w:rPr>
        <w:t>ソフトウェアベンダー間で相互に共有する場合があります。あらかじめご了承ください。</w:t>
      </w:r>
    </w:p>
    <w:p w14:paraId="7C92EAE5" w14:textId="351EA16D" w:rsidR="00493CA7" w:rsidRPr="00303F9E" w:rsidRDefault="00E84A1B" w:rsidP="00660486">
      <w:pPr>
        <w:pStyle w:val="a6"/>
        <w:ind w:firstLine="220"/>
        <w:rPr>
          <w:rFonts w:asciiTheme="minorHAnsi" w:eastAsiaTheme="minorEastAsia" w:hAnsiTheme="minorHAnsi"/>
          <w:sz w:val="22"/>
          <w:szCs w:val="22"/>
        </w:rPr>
      </w:pPr>
      <w:r w:rsidRPr="00303F9E">
        <w:rPr>
          <w:rFonts w:asciiTheme="minorHAnsi" w:eastAsiaTheme="minorEastAsia" w:hAnsiTheme="minorHAnsi"/>
          <w:sz w:val="22"/>
          <w:szCs w:val="22"/>
        </w:rPr>
        <w:t>また、</w:t>
      </w:r>
      <w:r w:rsidR="00922FF7" w:rsidRPr="00303F9E">
        <w:rPr>
          <w:rFonts w:asciiTheme="minorHAnsi" w:eastAsiaTheme="minorEastAsia" w:hAnsiTheme="minorHAnsi"/>
          <w:sz w:val="22"/>
          <w:szCs w:val="22"/>
        </w:rPr>
        <w:t>Cradle CFD scFLOW</w:t>
      </w:r>
      <w:r w:rsidR="00922FF7" w:rsidRPr="00303F9E">
        <w:rPr>
          <w:rFonts w:asciiTheme="minorHAnsi" w:eastAsiaTheme="minorEastAsia" w:hAnsiTheme="minorHAnsi"/>
          <w:sz w:val="22"/>
          <w:szCs w:val="22"/>
        </w:rPr>
        <w:t>を</w:t>
      </w:r>
      <w:r w:rsidRPr="00303F9E">
        <w:rPr>
          <w:rFonts w:asciiTheme="minorHAnsi" w:eastAsiaTheme="minorEastAsia" w:hAnsiTheme="minorHAnsi"/>
          <w:sz w:val="22"/>
          <w:szCs w:val="22"/>
        </w:rPr>
        <w:t>「富岳」で実行するための前処理等</w:t>
      </w:r>
      <w:r w:rsidR="00343394" w:rsidRPr="00303F9E">
        <w:rPr>
          <w:rFonts w:asciiTheme="minorHAnsi" w:eastAsiaTheme="minorEastAsia" w:hAnsiTheme="minorHAnsi"/>
          <w:sz w:val="22"/>
          <w:szCs w:val="22"/>
        </w:rPr>
        <w:t>は既に</w:t>
      </w:r>
      <w:r w:rsidR="009A6B80" w:rsidRPr="00303F9E">
        <w:rPr>
          <w:rFonts w:asciiTheme="minorHAnsi" w:eastAsiaTheme="minorEastAsia" w:hAnsiTheme="minorHAnsi"/>
          <w:sz w:val="22"/>
          <w:szCs w:val="22"/>
        </w:rPr>
        <w:t>Window</w:t>
      </w:r>
      <w:r w:rsidR="00460E89" w:rsidRPr="00303F9E">
        <w:rPr>
          <w:rFonts w:asciiTheme="minorHAnsi" w:eastAsiaTheme="minorEastAsia" w:hAnsiTheme="minorHAnsi"/>
          <w:sz w:val="22"/>
          <w:szCs w:val="22"/>
        </w:rPr>
        <w:t>s</w:t>
      </w:r>
      <w:r w:rsidR="009A6B80" w:rsidRPr="00303F9E">
        <w:rPr>
          <w:rFonts w:asciiTheme="minorHAnsi" w:eastAsiaTheme="minorEastAsia" w:hAnsiTheme="minorHAnsi"/>
          <w:sz w:val="22"/>
          <w:szCs w:val="22"/>
        </w:rPr>
        <w:t>機で実行されているものとします。</w:t>
      </w:r>
    </w:p>
    <w:p w14:paraId="31F9EC8F" w14:textId="7C7DAE41" w:rsidR="00FF224A" w:rsidRDefault="00FF224A">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Pr>
          <w:color w:val="FF0000"/>
        </w:rPr>
        <w:br w:type="page"/>
      </w:r>
    </w:p>
    <w:p w14:paraId="0DF2779C" w14:textId="77777777" w:rsidR="00572126" w:rsidRPr="00572126" w:rsidRDefault="00572126" w:rsidP="00572126">
      <w:pPr>
        <w:pStyle w:val="afffffff9"/>
        <w:ind w:firstLineChars="0" w:firstLine="0"/>
        <w:rPr>
          <w:color w:val="FF0000"/>
        </w:rPr>
      </w:pPr>
    </w:p>
    <w:p w14:paraId="24964694" w14:textId="1DAF99EF" w:rsidR="007126E6" w:rsidRPr="007126E6" w:rsidRDefault="007126E6" w:rsidP="007126E6">
      <w:pPr>
        <w:pStyle w:val="11"/>
      </w:pPr>
      <w:bookmarkStart w:id="21" w:name="_Toc128149443"/>
      <w:r w:rsidRPr="007126E6">
        <w:rPr>
          <w:rFonts w:hint="eastAsia"/>
        </w:rPr>
        <w:t>ライセンス登録</w:t>
      </w:r>
      <w:r w:rsidR="00191ACC">
        <w:rPr>
          <w:rFonts w:hint="eastAsia"/>
        </w:rPr>
        <w:t>内容の</w:t>
      </w:r>
      <w:r w:rsidRPr="007126E6">
        <w:rPr>
          <w:rFonts w:hint="eastAsia"/>
        </w:rPr>
        <w:t>変更</w:t>
      </w:r>
      <w:r w:rsidR="00191ACC">
        <w:rPr>
          <w:rFonts w:hint="eastAsia"/>
        </w:rPr>
        <w:t>について</w:t>
      </w:r>
      <w:bookmarkEnd w:id="21"/>
    </w:p>
    <w:p w14:paraId="158CCC70" w14:textId="4169379E" w:rsidR="008A1A5C" w:rsidRDefault="00BF08A8" w:rsidP="00690AC2">
      <w:pPr>
        <w:pStyle w:val="afffffff9"/>
        <w:ind w:firstLine="220"/>
      </w:pPr>
      <w:r>
        <w:rPr>
          <w:rFonts w:hint="eastAsia"/>
        </w:rPr>
        <w:t>登録済みのライセンスに関して</w:t>
      </w:r>
      <w:r w:rsidR="009F71A1">
        <w:rPr>
          <w:rFonts w:hint="eastAsia"/>
        </w:rPr>
        <w:t>、</w:t>
      </w:r>
      <w:r>
        <w:rPr>
          <w:rFonts w:hint="eastAsia"/>
        </w:rPr>
        <w:t>利用者</w:t>
      </w:r>
      <w:r w:rsidR="000C3039">
        <w:rPr>
          <w:rFonts w:hint="eastAsia"/>
        </w:rPr>
        <w:t>の変更（追加・削除）や</w:t>
      </w:r>
      <w:r>
        <w:rPr>
          <w:rFonts w:hint="eastAsia"/>
        </w:rPr>
        <w:t>ライセンスファイルの変更</w:t>
      </w:r>
      <w:r w:rsidR="000C3039">
        <w:rPr>
          <w:rFonts w:hint="eastAsia"/>
        </w:rPr>
        <w:t>など</w:t>
      </w:r>
      <w:r>
        <w:rPr>
          <w:rFonts w:hint="eastAsia"/>
        </w:rPr>
        <w:t>が発生した場合、</w:t>
      </w:r>
      <w:del w:id="22" w:author="Honda, Yusuke/本多 祐介" w:date="2023-02-24T16:35:00Z">
        <w:r w:rsidDel="0045349D">
          <w:rPr>
            <w:rFonts w:hint="eastAsia"/>
          </w:rPr>
          <w:delText>ヘルプデスク</w:delText>
        </w:r>
      </w:del>
      <w:ins w:id="23" w:author="Honda, Yusuke/本多 祐介" w:date="2023-02-24T16:35:00Z">
        <w:r w:rsidR="0045349D">
          <w:rPr>
            <w:rFonts w:hint="eastAsia"/>
          </w:rPr>
          <w:t>富岳サポート</w:t>
        </w:r>
      </w:ins>
      <w:r>
        <w:rPr>
          <w:rFonts w:hint="eastAsia"/>
        </w:rPr>
        <w:t>宛に</w:t>
      </w:r>
      <w:r w:rsidR="00DF374D">
        <w:rPr>
          <w:rFonts w:hint="eastAsia"/>
        </w:rPr>
        <w:t>連絡が必要となります</w:t>
      </w:r>
      <w:r>
        <w:rPr>
          <w:rFonts w:hint="eastAsia"/>
        </w:rPr>
        <w:t>。</w:t>
      </w:r>
      <w:r w:rsidR="00DF374D">
        <w:rPr>
          <w:rFonts w:hint="eastAsia"/>
        </w:rPr>
        <w:t>詳細な手順については「</w:t>
      </w:r>
      <w:r w:rsidR="00977E41">
        <w:rPr>
          <w:rFonts w:hint="eastAsia"/>
        </w:rPr>
        <w:t>富岳商用ソフトウェア</w:t>
      </w:r>
      <w:r w:rsidR="00977E41">
        <w:rPr>
          <w:rFonts w:hint="eastAsia"/>
        </w:rPr>
        <w:t xml:space="preserve"> </w:t>
      </w:r>
      <w:r w:rsidR="00977E41">
        <w:t xml:space="preserve">Cradle CFD </w:t>
      </w:r>
      <w:proofErr w:type="spellStart"/>
      <w:r w:rsidR="00977E41">
        <w:t>scFLOW</w:t>
      </w:r>
      <w:proofErr w:type="spellEnd"/>
      <w:r w:rsidR="00977E41">
        <w:t xml:space="preserve"> </w:t>
      </w:r>
      <w:r w:rsidR="00977E41">
        <w:rPr>
          <w:rFonts w:hint="eastAsia"/>
        </w:rPr>
        <w:t>利用開始までの流れ」を参照してください。</w:t>
      </w:r>
    </w:p>
    <w:p w14:paraId="6B86A4D1" w14:textId="77777777" w:rsidR="008A1A5C" w:rsidRDefault="008A1A5C" w:rsidP="00C91648">
      <w:pPr>
        <w:pStyle w:val="afffffff9"/>
        <w:ind w:firstLineChars="0" w:firstLine="0"/>
        <w:rPr>
          <w:color w:val="FF0000"/>
        </w:rPr>
      </w:pPr>
    </w:p>
    <w:p w14:paraId="64D07A9A" w14:textId="42E4D896" w:rsidR="00D31D8F" w:rsidRDefault="00D24C38" w:rsidP="002715ED">
      <w:pPr>
        <w:pStyle w:val="11"/>
        <w:rPr>
          <w:rFonts w:ascii="HG丸ｺﾞｼｯｸM-PRO" w:hAnsi="HG丸ｺﾞｼｯｸM-PRO"/>
        </w:rPr>
      </w:pPr>
      <w:bookmarkStart w:id="24" w:name="_ユーザーライセンスの設定"/>
      <w:bookmarkStart w:id="25" w:name="_Toc128149444"/>
      <w:bookmarkEnd w:id="24"/>
      <w:r>
        <w:rPr>
          <w:rFonts w:ascii="HG丸ｺﾞｼｯｸM-PRO" w:hAnsi="HG丸ｺﾞｼｯｸM-PRO" w:hint="eastAsia"/>
        </w:rPr>
        <w:t>Cradle CFD scFLOW</w:t>
      </w:r>
      <w:r w:rsidR="00D31D8F">
        <w:rPr>
          <w:rFonts w:ascii="HG丸ｺﾞｼｯｸM-PRO" w:hAnsi="HG丸ｺﾞｼｯｸM-PRO" w:hint="eastAsia"/>
        </w:rPr>
        <w:t>メッシャー</w:t>
      </w:r>
      <w:r w:rsidR="003475BF">
        <w:rPr>
          <w:rFonts w:ascii="HG丸ｺﾞｼｯｸM-PRO" w:hAnsi="HG丸ｺﾞｼｯｸM-PRO" w:hint="eastAsia"/>
        </w:rPr>
        <w:t>実行</w:t>
      </w:r>
      <w:r w:rsidR="00D31D8F">
        <w:rPr>
          <w:rFonts w:ascii="HG丸ｺﾞｼｯｸM-PRO" w:hAnsi="HG丸ｺﾞｼｯｸM-PRO" w:hint="eastAsia"/>
        </w:rPr>
        <w:t>方法</w:t>
      </w:r>
      <w:bookmarkEnd w:id="25"/>
    </w:p>
    <w:p w14:paraId="5CAF22A7" w14:textId="60D30AF3" w:rsidR="00563F00" w:rsidRDefault="00563F00" w:rsidP="00563F00">
      <w:pPr>
        <w:pStyle w:val="afffffff9"/>
        <w:ind w:firstLine="220"/>
        <w:rPr>
          <w:rFonts w:asciiTheme="minorEastAsia" w:hAnsiTheme="minorEastAsia"/>
          <w:szCs w:val="22"/>
        </w:rPr>
      </w:pPr>
      <w:r>
        <w:rPr>
          <w:rFonts w:hint="eastAsia"/>
          <w:szCs w:val="22"/>
        </w:rPr>
        <w:t>メッシャー</w:t>
      </w:r>
      <w:r>
        <w:rPr>
          <w:rFonts w:asciiTheme="minorEastAsia" w:hAnsiTheme="minorEastAsia" w:hint="eastAsia"/>
          <w:szCs w:val="22"/>
        </w:rPr>
        <w:t>実行時の</w:t>
      </w:r>
      <w:r w:rsidRPr="00ED453E">
        <w:rPr>
          <w:rFonts w:asciiTheme="minorEastAsia" w:hAnsiTheme="minorEastAsia" w:hint="eastAsia"/>
          <w:szCs w:val="22"/>
        </w:rPr>
        <w:t>ジョブ実行用スクリプト例</w:t>
      </w:r>
      <w:r w:rsidRPr="00103CBB">
        <w:rPr>
          <w:rFonts w:asciiTheme="minorEastAsia" w:hAnsiTheme="minorEastAsia" w:hint="eastAsia"/>
          <w:szCs w:val="22"/>
        </w:rPr>
        <w:t>を以下に示します</w:t>
      </w:r>
      <w:r w:rsidRPr="00ED453E">
        <w:rPr>
          <w:rFonts w:asciiTheme="minorEastAsia" w:hAnsiTheme="minorEastAsia" w:hint="eastAsia"/>
          <w:szCs w:val="22"/>
        </w:rPr>
        <w:t>。</w:t>
      </w:r>
      <w:r>
        <w:rPr>
          <w:rFonts w:asciiTheme="minorEastAsia" w:hAnsiTheme="minorEastAsia" w:hint="eastAsia"/>
          <w:szCs w:val="22"/>
        </w:rPr>
        <w:t>作業環境に合わせて適宜修正してください。</w:t>
      </w:r>
      <w:r w:rsidRPr="00103CBB">
        <w:rPr>
          <w:rFonts w:asciiTheme="minorEastAsia" w:hAnsiTheme="minorEastAsia" w:hint="eastAsia"/>
          <w:color w:val="FF0000"/>
          <w:szCs w:val="22"/>
        </w:rPr>
        <w:t>赤字箇所</w:t>
      </w:r>
      <w:r w:rsidRPr="00103CBB">
        <w:rPr>
          <w:rFonts w:asciiTheme="minorEastAsia" w:hAnsiTheme="minorEastAsia" w:hint="eastAsia"/>
          <w:szCs w:val="22"/>
        </w:rPr>
        <w:t>については後述の説明文を参照してください。</w:t>
      </w:r>
      <w:r>
        <w:rPr>
          <w:rFonts w:asciiTheme="minorEastAsia" w:hAnsiTheme="minorEastAsia" w:hint="eastAsia"/>
          <w:szCs w:val="22"/>
        </w:rPr>
        <w:t>本ジョブは計算ノードに投入します。</w:t>
      </w:r>
    </w:p>
    <w:tbl>
      <w:tblPr>
        <w:tblStyle w:val="ad"/>
        <w:tblpPr w:leftFromText="142" w:rightFromText="142" w:vertAnchor="text" w:horzAnchor="margin" w:tblpY="107"/>
        <w:tblW w:w="0" w:type="auto"/>
        <w:tblInd w:w="0" w:type="dxa"/>
        <w:tblLook w:val="04A0" w:firstRow="1" w:lastRow="0" w:firstColumn="1" w:lastColumn="0" w:noHBand="0" w:noVBand="1"/>
      </w:tblPr>
      <w:tblGrid>
        <w:gridCol w:w="9059"/>
      </w:tblGrid>
      <w:tr w:rsidR="00B4568A" w14:paraId="6E00E223" w14:textId="77777777" w:rsidTr="0099007C">
        <w:tc>
          <w:tcPr>
            <w:tcW w:w="9059" w:type="dxa"/>
          </w:tcPr>
          <w:p w14:paraId="0D346E64" w14:textId="77777777" w:rsidR="003879FA" w:rsidRPr="003879FA" w:rsidRDefault="003879FA" w:rsidP="003879FA">
            <w:pPr>
              <w:pStyle w:val="a6"/>
              <w:ind w:firstLine="200"/>
              <w:jc w:val="left"/>
              <w:rPr>
                <w:rFonts w:asciiTheme="minorHAnsi" w:hAnsiTheme="minorHAnsi"/>
              </w:rPr>
            </w:pPr>
            <w:r w:rsidRPr="003879FA">
              <w:rPr>
                <w:rFonts w:asciiTheme="minorHAnsi" w:hAnsiTheme="minorHAnsi"/>
              </w:rPr>
              <w:t>#!/bin/bash</w:t>
            </w:r>
          </w:p>
          <w:p w14:paraId="2F7BA189" w14:textId="77777777" w:rsidR="003879FA" w:rsidRPr="003879FA" w:rsidRDefault="003879FA" w:rsidP="003879FA">
            <w:pPr>
              <w:pStyle w:val="a6"/>
              <w:ind w:firstLine="200"/>
              <w:jc w:val="left"/>
              <w:rPr>
                <w:rFonts w:asciiTheme="minorHAnsi" w:hAnsiTheme="minorHAnsi"/>
              </w:rPr>
            </w:pPr>
            <w:r w:rsidRPr="003879FA">
              <w:rPr>
                <w:rFonts w:asciiTheme="minorHAnsi" w:hAnsiTheme="minorHAnsi"/>
              </w:rPr>
              <w:t>#PJM -L "</w:t>
            </w:r>
            <w:proofErr w:type="spellStart"/>
            <w:r w:rsidRPr="003879FA">
              <w:rPr>
                <w:rFonts w:asciiTheme="minorHAnsi" w:hAnsiTheme="minorHAnsi"/>
              </w:rPr>
              <w:t>rscgrp</w:t>
            </w:r>
            <w:proofErr w:type="spellEnd"/>
            <w:r w:rsidRPr="003879FA">
              <w:rPr>
                <w:rFonts w:asciiTheme="minorHAnsi" w:hAnsiTheme="minorHAnsi"/>
              </w:rPr>
              <w:t>=small"</w:t>
            </w:r>
          </w:p>
          <w:p w14:paraId="34F0DFE0" w14:textId="77777777" w:rsidR="003879FA" w:rsidRPr="003879FA" w:rsidRDefault="003879FA" w:rsidP="003879FA">
            <w:pPr>
              <w:pStyle w:val="a6"/>
              <w:ind w:firstLine="200"/>
              <w:jc w:val="left"/>
              <w:rPr>
                <w:rFonts w:asciiTheme="minorHAnsi" w:hAnsiTheme="minorHAnsi"/>
              </w:rPr>
            </w:pPr>
            <w:r w:rsidRPr="003879FA">
              <w:rPr>
                <w:rFonts w:asciiTheme="minorHAnsi" w:hAnsiTheme="minorHAnsi"/>
              </w:rPr>
              <w:t>#PJM -L "node=1"</w:t>
            </w:r>
          </w:p>
          <w:p w14:paraId="17C95A2C" w14:textId="77777777" w:rsidR="003879FA" w:rsidRPr="003879FA" w:rsidRDefault="003879FA" w:rsidP="003879FA">
            <w:pPr>
              <w:pStyle w:val="a6"/>
              <w:ind w:firstLine="200"/>
              <w:jc w:val="left"/>
              <w:rPr>
                <w:rFonts w:asciiTheme="minorHAnsi" w:hAnsiTheme="minorHAnsi"/>
              </w:rPr>
            </w:pPr>
            <w:r w:rsidRPr="003879FA">
              <w:rPr>
                <w:rFonts w:asciiTheme="minorHAnsi" w:hAnsiTheme="minorHAnsi"/>
              </w:rPr>
              <w:t>#PJM -L "elapse=00:10:00"</w:t>
            </w:r>
          </w:p>
          <w:p w14:paraId="22951840" w14:textId="74E4B213" w:rsidR="003879FA" w:rsidRPr="003879FA" w:rsidRDefault="003879FA" w:rsidP="003879FA">
            <w:pPr>
              <w:pStyle w:val="a6"/>
              <w:ind w:firstLine="200"/>
              <w:jc w:val="left"/>
              <w:rPr>
                <w:rFonts w:asciiTheme="minorHAnsi" w:hAnsiTheme="minorHAnsi"/>
              </w:rPr>
            </w:pPr>
            <w:r w:rsidRPr="003879FA">
              <w:rPr>
                <w:rFonts w:asciiTheme="minorHAnsi" w:hAnsiTheme="minorHAnsi"/>
              </w:rPr>
              <w:t>#PJM --mpi "proc=</w:t>
            </w:r>
            <w:r w:rsidR="00E0282C">
              <w:rPr>
                <w:rFonts w:asciiTheme="minorHAnsi" w:hAnsiTheme="minorHAnsi"/>
              </w:rPr>
              <w:t>5</w:t>
            </w:r>
            <w:r w:rsidRPr="003879FA">
              <w:rPr>
                <w:rFonts w:asciiTheme="minorHAnsi" w:hAnsiTheme="minorHAnsi"/>
              </w:rPr>
              <w:t>"</w:t>
            </w:r>
          </w:p>
          <w:p w14:paraId="4CD00B4E" w14:textId="77777777" w:rsidR="003879FA" w:rsidRDefault="003879FA" w:rsidP="003879FA">
            <w:pPr>
              <w:pStyle w:val="a6"/>
              <w:ind w:firstLine="200"/>
              <w:jc w:val="left"/>
              <w:rPr>
                <w:rFonts w:asciiTheme="minorHAnsi" w:hAnsiTheme="minorHAnsi"/>
              </w:rPr>
            </w:pPr>
            <w:r w:rsidRPr="003879FA">
              <w:rPr>
                <w:rFonts w:asciiTheme="minorHAnsi" w:hAnsiTheme="minorHAnsi"/>
              </w:rPr>
              <w:t>#PJM -S</w:t>
            </w:r>
          </w:p>
          <w:p w14:paraId="208C108C" w14:textId="2F92EEDF" w:rsidR="000450BE" w:rsidRPr="003879FA" w:rsidRDefault="00282F80" w:rsidP="003879FA">
            <w:pPr>
              <w:pStyle w:val="a6"/>
              <w:ind w:firstLine="200"/>
              <w:jc w:val="left"/>
              <w:rPr>
                <w:rFonts w:asciiTheme="minorHAnsi" w:hAnsiTheme="minorHAnsi"/>
              </w:rPr>
            </w:pPr>
            <w:r w:rsidRPr="00282F80">
              <w:rPr>
                <w:rFonts w:asciiTheme="minorHAnsi" w:hAnsiTheme="minorHAnsi"/>
              </w:rPr>
              <w:t>#PJM -</w:t>
            </w:r>
            <w:r w:rsidR="00B123C3">
              <w:rPr>
                <w:rFonts w:asciiTheme="minorHAnsi" w:hAnsiTheme="minorHAnsi"/>
              </w:rPr>
              <w:t>g</w:t>
            </w:r>
            <w:r w:rsidR="00B123C3" w:rsidRPr="00282F80">
              <w:rPr>
                <w:rFonts w:asciiTheme="minorHAnsi" w:hAnsiTheme="minorHAnsi"/>
              </w:rPr>
              <w:t xml:space="preserve"> </w:t>
            </w:r>
            <w:r w:rsidRPr="00282F80">
              <w:rPr>
                <w:rFonts w:asciiTheme="minorHAnsi" w:hAnsiTheme="minorHAnsi"/>
              </w:rPr>
              <w:t>&lt;</w:t>
            </w:r>
            <w:proofErr w:type="spellStart"/>
            <w:r w:rsidRPr="00282F80">
              <w:rPr>
                <w:rFonts w:asciiTheme="minorHAnsi" w:hAnsiTheme="minorHAnsi"/>
              </w:rPr>
              <w:t>groupname</w:t>
            </w:r>
            <w:proofErr w:type="spellEnd"/>
            <w:r w:rsidRPr="00282F80">
              <w:rPr>
                <w:rFonts w:asciiTheme="minorHAnsi" w:hAnsiTheme="minorHAnsi"/>
              </w:rPr>
              <w:t>&gt;</w:t>
            </w:r>
          </w:p>
          <w:p w14:paraId="644E8C6F" w14:textId="77777777"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#PJM -x PJM_LLIO_GFSCACHE=/vol0004</w:t>
            </w:r>
          </w:p>
          <w:p w14:paraId="346E5F6F" w14:textId="77777777" w:rsidR="003879FA" w:rsidRPr="003879FA" w:rsidRDefault="003879FA" w:rsidP="003879FA">
            <w:pPr>
              <w:pStyle w:val="a6"/>
              <w:ind w:firstLine="200"/>
              <w:jc w:val="left"/>
              <w:rPr>
                <w:rFonts w:asciiTheme="minorHAnsi" w:hAnsiTheme="minorHAnsi"/>
              </w:rPr>
            </w:pPr>
          </w:p>
          <w:p w14:paraId="094FE864" w14:textId="77777777"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module use /vol0004/apps/</w:t>
            </w:r>
            <w:proofErr w:type="spellStart"/>
            <w:r w:rsidRPr="009C4085">
              <w:rPr>
                <w:rFonts w:asciiTheme="minorHAnsi" w:hAnsiTheme="minorHAnsi"/>
                <w:color w:val="FF0000"/>
              </w:rPr>
              <w:t>isv</w:t>
            </w:r>
            <w:proofErr w:type="spellEnd"/>
            <w:r w:rsidRPr="009C4085">
              <w:rPr>
                <w:rFonts w:asciiTheme="minorHAnsi" w:hAnsiTheme="minorHAnsi"/>
                <w:color w:val="FF0000"/>
              </w:rPr>
              <w:t>/</w:t>
            </w:r>
            <w:proofErr w:type="spellStart"/>
            <w:r w:rsidRPr="009C4085">
              <w:rPr>
                <w:rFonts w:asciiTheme="minorHAnsi" w:hAnsiTheme="minorHAnsi"/>
                <w:color w:val="FF0000"/>
              </w:rPr>
              <w:t>scFLOW</w:t>
            </w:r>
            <w:proofErr w:type="spellEnd"/>
            <w:r w:rsidRPr="009C4085">
              <w:rPr>
                <w:rFonts w:asciiTheme="minorHAnsi" w:hAnsiTheme="minorHAnsi"/>
                <w:color w:val="FF0000"/>
              </w:rPr>
              <w:t>/</w:t>
            </w:r>
            <w:proofErr w:type="spellStart"/>
            <w:r w:rsidRPr="009C4085">
              <w:rPr>
                <w:rFonts w:asciiTheme="minorHAnsi" w:hAnsiTheme="minorHAnsi"/>
                <w:color w:val="FF0000"/>
              </w:rPr>
              <w:t>modulefiles</w:t>
            </w:r>
            <w:proofErr w:type="spellEnd"/>
          </w:p>
          <w:p w14:paraId="5992E73E" w14:textId="77777777"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module load scFLOW</w:t>
            </w:r>
          </w:p>
          <w:p w14:paraId="73BE2816" w14:textId="77777777" w:rsidR="003879FA" w:rsidRPr="003879FA" w:rsidRDefault="003879FA" w:rsidP="003879FA">
            <w:pPr>
              <w:pStyle w:val="a6"/>
              <w:ind w:firstLine="200"/>
              <w:jc w:val="left"/>
              <w:rPr>
                <w:rFonts w:asciiTheme="minorHAnsi" w:hAnsiTheme="minorHAnsi"/>
              </w:rPr>
            </w:pPr>
          </w:p>
          <w:p w14:paraId="6114C9C7" w14:textId="3CCFB81A"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export MSC_LICENSE_FILE=</w:t>
            </w:r>
            <w:r w:rsidR="00494AA4" w:rsidRPr="00494AA4">
              <w:rPr>
                <w:rFonts w:asciiTheme="minorHAnsi" w:eastAsiaTheme="minorEastAsia" w:hAnsiTheme="minorHAnsi" w:hint="eastAsia"/>
                <w:i/>
                <w:iCs/>
                <w:color w:val="FF0000"/>
              </w:rPr>
              <w:t>ライセンスサーバーのポート番号</w:t>
            </w:r>
            <w:r w:rsidR="00494AA4" w:rsidRPr="00494AA4">
              <w:rPr>
                <w:rFonts w:asciiTheme="minorHAnsi" w:eastAsiaTheme="minorEastAsia" w:hAnsiTheme="minorHAnsi"/>
                <w:i/>
                <w:iCs/>
                <w:color w:val="FF0000"/>
              </w:rPr>
              <w:t>@</w:t>
            </w:r>
            <w:r w:rsidR="00494AA4" w:rsidRPr="00494AA4">
              <w:rPr>
                <w:rFonts w:asciiTheme="minorHAnsi" w:eastAsiaTheme="minorEastAsia" w:hAnsiTheme="minorHAnsi" w:hint="eastAsia"/>
                <w:i/>
                <w:iCs/>
                <w:color w:val="FF0000"/>
              </w:rPr>
              <w:t>ライセンスサーバーの</w:t>
            </w:r>
            <w:r w:rsidR="00494AA4" w:rsidRPr="00494AA4">
              <w:rPr>
                <w:rFonts w:asciiTheme="minorHAnsi" w:eastAsiaTheme="minorEastAsia" w:hAnsiTheme="minorHAnsi"/>
                <w:i/>
                <w:iCs/>
                <w:color w:val="FF0000"/>
              </w:rPr>
              <w:t>IP</w:t>
            </w:r>
            <w:r w:rsidR="00494AA4" w:rsidRPr="00494AA4">
              <w:rPr>
                <w:rFonts w:asciiTheme="minorHAnsi" w:eastAsiaTheme="minorEastAsia" w:hAnsiTheme="minorHAnsi" w:hint="eastAsia"/>
                <w:i/>
                <w:iCs/>
                <w:color w:val="FF0000"/>
              </w:rPr>
              <w:t>アドレス</w:t>
            </w:r>
          </w:p>
          <w:p w14:paraId="758DC5CF" w14:textId="77777777" w:rsidR="003879FA" w:rsidRPr="003879FA" w:rsidRDefault="003879FA" w:rsidP="003879FA">
            <w:pPr>
              <w:pStyle w:val="a6"/>
              <w:ind w:firstLine="200"/>
              <w:jc w:val="left"/>
              <w:rPr>
                <w:rFonts w:asciiTheme="minorHAnsi" w:hAnsiTheme="minorHAnsi"/>
              </w:rPr>
            </w:pPr>
          </w:p>
          <w:p w14:paraId="5AEA9354" w14:textId="77777777"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/home/system/tool/</w:t>
            </w:r>
            <w:proofErr w:type="spellStart"/>
            <w:r w:rsidRPr="009C4085">
              <w:rPr>
                <w:rFonts w:asciiTheme="minorHAnsi" w:hAnsiTheme="minorHAnsi"/>
                <w:color w:val="FF0000"/>
              </w:rPr>
              <w:t>dir_transfer</w:t>
            </w:r>
            <w:proofErr w:type="spellEnd"/>
            <w:r w:rsidRPr="009C4085">
              <w:rPr>
                <w:rFonts w:asciiTheme="minorHAnsi" w:hAnsiTheme="minorHAnsi"/>
                <w:color w:val="FF0000"/>
              </w:rPr>
              <w:t xml:space="preserve"> ${MESHERPATH}</w:t>
            </w:r>
          </w:p>
          <w:p w14:paraId="79A678F7" w14:textId="0D147F01" w:rsidR="003879FA" w:rsidRPr="003879FA" w:rsidRDefault="0080659E" w:rsidP="003879FA">
            <w:pPr>
              <w:pStyle w:val="a6"/>
              <w:ind w:firstLine="200"/>
              <w:jc w:val="left"/>
              <w:rPr>
                <w:rFonts w:asciiTheme="minorHAnsi" w:hAnsiTheme="minorHAnsi"/>
              </w:rPr>
            </w:pPr>
            <w:proofErr w:type="spellStart"/>
            <w:r w:rsidRPr="003879FA">
              <w:rPr>
                <w:rFonts w:asciiTheme="minorHAnsi" w:hAnsiTheme="minorHAnsi"/>
              </w:rPr>
              <w:t>scflow</w:t>
            </w:r>
            <w:r>
              <w:rPr>
                <w:rFonts w:asciiTheme="minorHAnsi" w:hAnsiTheme="minorHAnsi"/>
              </w:rPr>
              <w:t>comb</w:t>
            </w:r>
            <w:proofErr w:type="spellEnd"/>
            <w:r w:rsidRPr="003879FA">
              <w:rPr>
                <w:rFonts w:asciiTheme="minorHAnsi" w:hAnsiTheme="minorHAnsi"/>
              </w:rPr>
              <w:t xml:space="preserve"> </w:t>
            </w:r>
            <w:r w:rsidR="003879FA" w:rsidRPr="00DD525A">
              <w:rPr>
                <w:rFonts w:asciiTheme="minorHAnsi" w:eastAsiaTheme="minorEastAsia" w:hAnsiTheme="minorHAnsi" w:hint="eastAsia"/>
                <w:i/>
                <w:iCs/>
              </w:rPr>
              <w:t>入力ファイル名</w:t>
            </w:r>
            <w:r w:rsidR="003879FA" w:rsidRPr="003879FA">
              <w:rPr>
                <w:rFonts w:asciiTheme="minorHAnsi" w:hAnsiTheme="minorHAnsi"/>
              </w:rPr>
              <w:t>.</w:t>
            </w:r>
            <w:proofErr w:type="spellStart"/>
            <w:r>
              <w:rPr>
                <w:rFonts w:asciiTheme="minorHAnsi" w:hAnsiTheme="minorHAnsi"/>
              </w:rPr>
              <w:t>cmb</w:t>
            </w:r>
            <w:proofErr w:type="spellEnd"/>
            <w:r w:rsidR="003879FA" w:rsidRPr="003879FA">
              <w:rPr>
                <w:rFonts w:asciiTheme="minorHAnsi" w:hAnsiTheme="minorHAnsi"/>
              </w:rPr>
              <w:t xml:space="preserve"> </w:t>
            </w:r>
            <w:r w:rsidR="00E0282C">
              <w:rPr>
                <w:rFonts w:asciiTheme="minorHAnsi" w:hAnsiTheme="minorHAnsi" w:hint="eastAsia"/>
              </w:rPr>
              <w:t>4</w:t>
            </w:r>
          </w:p>
          <w:p w14:paraId="571A4E87" w14:textId="5B986BE1"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/home/system/tool/</w:t>
            </w:r>
            <w:proofErr w:type="spellStart"/>
            <w:r w:rsidRPr="009C4085">
              <w:rPr>
                <w:rFonts w:asciiTheme="minorHAnsi" w:hAnsiTheme="minorHAnsi"/>
                <w:color w:val="FF0000"/>
              </w:rPr>
              <w:t>dir_transfer</w:t>
            </w:r>
            <w:proofErr w:type="spellEnd"/>
            <w:r w:rsidRPr="009C4085">
              <w:rPr>
                <w:rFonts w:asciiTheme="minorHAnsi" w:hAnsiTheme="minorHAnsi"/>
                <w:color w:val="FF0000"/>
              </w:rPr>
              <w:t xml:space="preserve"> -p ${MESHERPATH}</w:t>
            </w:r>
          </w:p>
          <w:p w14:paraId="3106D407" w14:textId="42455C30" w:rsidR="00B4568A" w:rsidRPr="00A871E4" w:rsidRDefault="00B4568A" w:rsidP="00C144F1">
            <w:pPr>
              <w:pStyle w:val="a6"/>
              <w:ind w:leftChars="100" w:left="200" w:firstLineChars="0" w:firstLine="0"/>
              <w:jc w:val="left"/>
              <w:rPr>
                <w:rFonts w:asciiTheme="minorHAnsi" w:hAnsiTheme="minorHAnsi"/>
              </w:rPr>
            </w:pPr>
          </w:p>
        </w:tc>
      </w:tr>
    </w:tbl>
    <w:p w14:paraId="353206ED" w14:textId="66590095" w:rsidR="0003543F" w:rsidRPr="00BD30CA" w:rsidRDefault="0003543F" w:rsidP="00BD30CA">
      <w:pPr>
        <w:pStyle w:val="a6"/>
        <w:ind w:firstLine="220"/>
        <w:rPr>
          <w:rFonts w:asciiTheme="minorHAnsi" w:eastAsiaTheme="minorEastAsia" w:hAnsiTheme="minorHAnsi"/>
          <w:sz w:val="22"/>
          <w:szCs w:val="22"/>
        </w:rPr>
      </w:pPr>
      <w:r w:rsidRPr="00BD30CA">
        <w:rPr>
          <w:rFonts w:asciiTheme="minorHAnsi" w:eastAsiaTheme="minorEastAsia" w:hAnsiTheme="minorHAnsi" w:hint="eastAsia"/>
          <w:sz w:val="22"/>
          <w:szCs w:val="22"/>
        </w:rPr>
        <w:t>本ジョブスクリプトは、入力ファイル</w:t>
      </w:r>
      <w:r w:rsidR="006B3660" w:rsidRPr="00BD30CA">
        <w:rPr>
          <w:rFonts w:asciiTheme="minorHAnsi" w:eastAsiaTheme="minorEastAsia" w:hAnsiTheme="minorHAnsi"/>
          <w:sz w:val="22"/>
          <w:szCs w:val="22"/>
        </w:rPr>
        <w:t>(</w:t>
      </w:r>
      <w:r w:rsidR="006B3660" w:rsidRPr="00BD30CA">
        <w:rPr>
          <w:rFonts w:asciiTheme="minorHAnsi" w:eastAsiaTheme="minorEastAsia" w:hAnsiTheme="minorHAnsi" w:hint="eastAsia"/>
          <w:sz w:val="22"/>
          <w:szCs w:val="22"/>
        </w:rPr>
        <w:t>拡張子</w:t>
      </w:r>
      <w:r w:rsidR="006B3660" w:rsidRPr="00BD30CA">
        <w:rPr>
          <w:rFonts w:asciiTheme="minorHAnsi" w:eastAsiaTheme="minorEastAsia" w:hAnsiTheme="minorHAnsi"/>
          <w:sz w:val="22"/>
          <w:szCs w:val="22"/>
        </w:rPr>
        <w:t>.</w:t>
      </w:r>
      <w:proofErr w:type="spellStart"/>
      <w:r w:rsidR="0080659E">
        <w:rPr>
          <w:rFonts w:asciiTheme="minorHAnsi" w:eastAsiaTheme="minorEastAsia" w:hAnsiTheme="minorHAnsi"/>
          <w:sz w:val="22"/>
          <w:szCs w:val="22"/>
        </w:rPr>
        <w:t>cmb</w:t>
      </w:r>
      <w:proofErr w:type="spellEnd"/>
      <w:r w:rsidR="006B3660" w:rsidRPr="00BD30CA">
        <w:rPr>
          <w:rFonts w:asciiTheme="minorHAnsi" w:eastAsiaTheme="minorEastAsia" w:hAnsiTheme="minorHAnsi"/>
          <w:sz w:val="22"/>
          <w:szCs w:val="22"/>
        </w:rPr>
        <w:t>)</w:t>
      </w:r>
      <w:r w:rsidRPr="00BD30CA">
        <w:rPr>
          <w:rFonts w:asciiTheme="minorHAnsi" w:eastAsiaTheme="minorEastAsia" w:hAnsiTheme="minorHAnsi" w:hint="eastAsia"/>
          <w:sz w:val="22"/>
          <w:szCs w:val="22"/>
        </w:rPr>
        <w:t>が格納されたディレクトリ直下からジョブ投入することを前提としています。</w:t>
      </w:r>
    </w:p>
    <w:p w14:paraId="494B9759" w14:textId="77777777" w:rsidR="00576204" w:rsidRDefault="00576204" w:rsidP="00563F00">
      <w:pPr>
        <w:pStyle w:val="afffffff9"/>
        <w:ind w:firstLine="220"/>
        <w:rPr>
          <w:rFonts w:asciiTheme="minorEastAsia" w:hAnsiTheme="minorEastAsia"/>
          <w:szCs w:val="22"/>
        </w:rPr>
      </w:pPr>
    </w:p>
    <w:p w14:paraId="5E063616" w14:textId="4BD17246" w:rsidR="00C95415" w:rsidRPr="0048560C" w:rsidRDefault="007E3579" w:rsidP="6BC15534">
      <w:pPr>
        <w:pStyle w:val="20"/>
        <w:ind w:left="567"/>
        <w:jc w:val="left"/>
        <w:rPr>
          <w:rFonts w:asciiTheme="minorHAnsi" w:hAnsiTheme="minorHAnsi"/>
        </w:rPr>
      </w:pPr>
      <w:bookmarkStart w:id="26" w:name="_Toc128149445"/>
      <w:r w:rsidRPr="6BC15534">
        <w:rPr>
          <w:rFonts w:asciiTheme="minorHAnsi" w:hAnsiTheme="minorHAnsi"/>
        </w:rPr>
        <w:t>実行</w:t>
      </w:r>
      <w:r w:rsidR="00C95415" w:rsidRPr="6BC15534">
        <w:rPr>
          <w:rFonts w:asciiTheme="minorHAnsi" w:hAnsiTheme="minorHAnsi"/>
        </w:rPr>
        <w:t>時の環境設定について</w:t>
      </w:r>
      <w:bookmarkEnd w:id="26"/>
    </w:p>
    <w:p w14:paraId="2F55E447" w14:textId="77777777" w:rsidR="00C95415" w:rsidRDefault="00C95415" w:rsidP="00C95415">
      <w:pPr>
        <w:pStyle w:val="a6"/>
        <w:numPr>
          <w:ilvl w:val="0"/>
          <w:numId w:val="42"/>
        </w:numPr>
        <w:ind w:firstLineChars="0"/>
        <w:rPr>
          <w:rFonts w:asciiTheme="minorHAnsi" w:eastAsiaTheme="minorEastAsia" w:hAnsiTheme="minorHAnsi"/>
          <w:sz w:val="22"/>
          <w:szCs w:val="22"/>
        </w:rPr>
      </w:pPr>
      <w:r w:rsidRPr="003C0251">
        <w:rPr>
          <w:rFonts w:asciiTheme="minorHAnsi" w:eastAsiaTheme="minorEastAsia" w:hAnsiTheme="minorHAnsi"/>
          <w:sz w:val="22"/>
          <w:szCs w:val="22"/>
        </w:rPr>
        <w:t>#PJM -x PJM_LLIO_GFSCACHE</w:t>
      </w:r>
      <w:r w:rsidRPr="00A1062C">
        <w:rPr>
          <w:rFonts w:asciiTheme="minorHAnsi" w:eastAsiaTheme="minorEastAsia" w:hAnsiTheme="minorHAnsi"/>
          <w:sz w:val="22"/>
          <w:szCs w:val="22"/>
        </w:rPr>
        <w:t>=/vol0004</w:t>
      </w:r>
    </w:p>
    <w:p w14:paraId="0D233C0E" w14:textId="77777777" w:rsidR="00C95415" w:rsidRPr="003C0251" w:rsidRDefault="00C95415" w:rsidP="00BD30CA">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lastRenderedPageBreak/>
        <w:t>ジョブ投入時に指定する環境変数</w:t>
      </w:r>
      <w:r w:rsidRPr="006A4236">
        <w:rPr>
          <w:rFonts w:asciiTheme="minorHAnsi" w:eastAsiaTheme="minorEastAsia" w:hAnsiTheme="minorHAnsi"/>
          <w:sz w:val="22"/>
          <w:szCs w:val="22"/>
        </w:rPr>
        <w:t>PJM_LLIO_GFSCACHE</w:t>
      </w:r>
      <w:r>
        <w:rPr>
          <w:rFonts w:asciiTheme="minorHAnsi" w:eastAsiaTheme="minorEastAsia" w:hAnsiTheme="minorHAnsi" w:hint="eastAsia"/>
          <w:sz w:val="22"/>
          <w:szCs w:val="22"/>
        </w:rPr>
        <w:t>に必ず</w:t>
      </w:r>
      <w:r>
        <w:rPr>
          <w:rFonts w:asciiTheme="minorHAnsi" w:eastAsiaTheme="minorEastAsia" w:hAnsiTheme="minorHAnsi" w:hint="eastAsia"/>
          <w:sz w:val="22"/>
          <w:szCs w:val="22"/>
        </w:rPr>
        <w:t xml:space="preserve"> /</w:t>
      </w:r>
      <w:r>
        <w:rPr>
          <w:rFonts w:asciiTheme="minorHAnsi" w:eastAsiaTheme="minorEastAsia" w:hAnsiTheme="minorHAnsi"/>
          <w:sz w:val="22"/>
          <w:szCs w:val="22"/>
        </w:rPr>
        <w:t xml:space="preserve">vol0004 </w:t>
      </w:r>
      <w:r>
        <w:rPr>
          <w:rFonts w:asciiTheme="minorHAnsi" w:eastAsiaTheme="minorEastAsia" w:hAnsiTheme="minorHAnsi" w:hint="eastAsia"/>
          <w:sz w:val="22"/>
          <w:szCs w:val="22"/>
        </w:rPr>
        <w:t>を指定してください。</w:t>
      </w:r>
    </w:p>
    <w:p w14:paraId="1BC3AAC6" w14:textId="77777777" w:rsidR="00C95415" w:rsidRPr="003C0251" w:rsidRDefault="00C95415" w:rsidP="00C95415">
      <w:pPr>
        <w:pStyle w:val="a6"/>
        <w:ind w:firstLineChars="0"/>
        <w:rPr>
          <w:rFonts w:asciiTheme="minorEastAsia" w:eastAsiaTheme="minorEastAsia" w:hAnsiTheme="minorEastAsia"/>
          <w:sz w:val="22"/>
          <w:szCs w:val="22"/>
        </w:rPr>
      </w:pPr>
    </w:p>
    <w:p w14:paraId="3C7B1E8F" w14:textId="77777777" w:rsidR="00C95415" w:rsidRPr="00C961DE" w:rsidRDefault="00C95415" w:rsidP="00C95415">
      <w:pPr>
        <w:pStyle w:val="a6"/>
        <w:numPr>
          <w:ilvl w:val="0"/>
          <w:numId w:val="42"/>
        </w:numPr>
        <w:ind w:firstLineChars="0"/>
        <w:rPr>
          <w:rFonts w:asciiTheme="minorEastAsia" w:eastAsiaTheme="minorEastAsia" w:hAnsiTheme="minorEastAsia"/>
          <w:sz w:val="22"/>
          <w:szCs w:val="22"/>
        </w:rPr>
      </w:pPr>
      <w:r w:rsidRPr="00C961DE">
        <w:rPr>
          <w:rFonts w:asciiTheme="minorHAnsi" w:eastAsiaTheme="minorEastAsia" w:hAnsiTheme="minorHAnsi"/>
          <w:sz w:val="22"/>
          <w:szCs w:val="22"/>
        </w:rPr>
        <w:t xml:space="preserve">module </w:t>
      </w:r>
      <w:r w:rsidRPr="00C961DE">
        <w:rPr>
          <w:rFonts w:asciiTheme="minorEastAsia" w:eastAsiaTheme="minorEastAsia" w:hAnsiTheme="minorEastAsia" w:hint="eastAsia"/>
          <w:sz w:val="22"/>
          <w:szCs w:val="22"/>
        </w:rPr>
        <w:t>コマンド</w:t>
      </w:r>
    </w:p>
    <w:p w14:paraId="5A50295E" w14:textId="77777777" w:rsidR="00C95415" w:rsidRPr="00C961DE" w:rsidRDefault="00C95415" w:rsidP="00BD30CA">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504FD7AF" w14:textId="77777777" w:rsidR="00C95415" w:rsidRPr="001F27BD" w:rsidRDefault="00C95415" w:rsidP="00C95415">
      <w:pPr>
        <w:pStyle w:val="a6"/>
        <w:ind w:left="620" w:firstLineChars="0" w:firstLine="0"/>
      </w:pPr>
    </w:p>
    <w:p w14:paraId="22123AEE" w14:textId="77777777" w:rsidR="00C95415" w:rsidRDefault="00C95415" w:rsidP="00C95415">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306B7495" w14:textId="5A6C36F7" w:rsidR="00C95415" w:rsidRDefault="005C7ADF" w:rsidP="00BD30CA">
      <w:pPr>
        <w:pStyle w:val="a6"/>
        <w:ind w:left="840" w:firstLine="220"/>
        <w:rPr>
          <w:rFonts w:asciiTheme="minorHAnsi" w:eastAsiaTheme="minorEastAsia" w:hAnsiTheme="minorHAnsi"/>
          <w:sz w:val="22"/>
          <w:szCs w:val="22"/>
        </w:rPr>
      </w:pPr>
      <w:proofErr w:type="spellStart"/>
      <w:r>
        <w:rPr>
          <w:rFonts w:asciiTheme="minorHAnsi" w:eastAsiaTheme="minorEastAsia" w:hAnsiTheme="minorHAnsi" w:hint="eastAsia"/>
          <w:sz w:val="22"/>
          <w:szCs w:val="22"/>
        </w:rPr>
        <w:t>m</w:t>
      </w:r>
      <w:r>
        <w:rPr>
          <w:rFonts w:asciiTheme="minorHAnsi" w:eastAsiaTheme="minorEastAsia" w:hAnsiTheme="minorHAnsi"/>
          <w:sz w:val="22"/>
          <w:szCs w:val="22"/>
        </w:rPr>
        <w:t>odulefile</w:t>
      </w:r>
      <w:proofErr w:type="spellEnd"/>
      <w:r w:rsidR="00C95415">
        <w:rPr>
          <w:rFonts w:asciiTheme="minorHAnsi" w:eastAsiaTheme="minorEastAsia" w:hAnsiTheme="minorHAnsi" w:hint="eastAsia"/>
          <w:sz w:val="22"/>
          <w:szCs w:val="22"/>
        </w:rPr>
        <w:t>の格納場所を指定します</w:t>
      </w:r>
      <w:r w:rsidR="00C95415" w:rsidRPr="0048560C">
        <w:rPr>
          <w:rFonts w:asciiTheme="minorHAnsi" w:eastAsiaTheme="minorEastAsia" w:hAnsiTheme="minorHAnsi"/>
          <w:sz w:val="22"/>
          <w:szCs w:val="22"/>
        </w:rPr>
        <w:t>。</w:t>
      </w:r>
      <w:r w:rsidR="00C95415">
        <w:rPr>
          <w:rFonts w:asciiTheme="minorHAnsi" w:eastAsiaTheme="minorEastAsia" w:hAnsiTheme="minorHAnsi" w:hint="eastAsia"/>
          <w:sz w:val="22"/>
          <w:szCs w:val="22"/>
        </w:rPr>
        <w:t>変更しないでください。</w:t>
      </w:r>
    </w:p>
    <w:p w14:paraId="256453D8" w14:textId="77777777" w:rsidR="00C95415" w:rsidRDefault="00C95415" w:rsidP="00C95415">
      <w:pPr>
        <w:pStyle w:val="a6"/>
        <w:ind w:firstLineChars="0"/>
        <w:rPr>
          <w:rFonts w:asciiTheme="minorHAnsi" w:eastAsiaTheme="minorEastAsia" w:hAnsiTheme="minorHAnsi"/>
          <w:sz w:val="22"/>
          <w:szCs w:val="22"/>
        </w:rPr>
      </w:pPr>
    </w:p>
    <w:p w14:paraId="14F14589" w14:textId="2B971418" w:rsidR="00C95415" w:rsidRDefault="00C95415" w:rsidP="00C95415">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C961DE">
        <w:rPr>
          <w:rFonts w:asciiTheme="minorHAnsi" w:eastAsiaTheme="minorEastAsia" w:hAnsiTheme="minorHAnsi"/>
          <w:color w:val="FF0000"/>
          <w:sz w:val="22"/>
          <w:szCs w:val="22"/>
        </w:rPr>
        <w:t xml:space="preserve"> </w:t>
      </w:r>
      <w:proofErr w:type="spellStart"/>
      <w:r w:rsidR="005C7ADF">
        <w:rPr>
          <w:rFonts w:asciiTheme="minorHAnsi" w:eastAsiaTheme="minorEastAsia" w:hAnsiTheme="minorHAnsi" w:hint="eastAsia"/>
          <w:i/>
          <w:iCs/>
          <w:color w:val="FF0000"/>
          <w:sz w:val="22"/>
          <w:szCs w:val="22"/>
        </w:rPr>
        <w:t>m</w:t>
      </w:r>
      <w:r w:rsidR="005C7ADF">
        <w:rPr>
          <w:rFonts w:asciiTheme="minorHAnsi" w:eastAsiaTheme="minorEastAsia" w:hAnsiTheme="minorHAnsi"/>
          <w:i/>
          <w:iCs/>
          <w:color w:val="FF0000"/>
          <w:sz w:val="22"/>
          <w:szCs w:val="22"/>
        </w:rPr>
        <w:t>odulefile</w:t>
      </w:r>
      <w:proofErr w:type="spellEnd"/>
    </w:p>
    <w:p w14:paraId="070557DD" w14:textId="0329C84B" w:rsidR="00C95415" w:rsidRPr="00C961DE" w:rsidRDefault="005C7ADF" w:rsidP="00BD30CA">
      <w:pPr>
        <w:pStyle w:val="afffffff8"/>
        <w:ind w:left="800" w:firstLineChars="100" w:firstLine="220"/>
        <w:rPr>
          <w:rFonts w:asciiTheme="minorHAnsi" w:eastAsiaTheme="minorEastAsia" w:hAnsiTheme="minorHAnsi"/>
          <w:sz w:val="22"/>
          <w:szCs w:val="22"/>
        </w:rPr>
      </w:pPr>
      <w:proofErr w:type="spellStart"/>
      <w:r>
        <w:rPr>
          <w:rFonts w:asciiTheme="minorHAnsi" w:eastAsiaTheme="minorEastAsia" w:hAnsiTheme="minorHAnsi" w:hint="eastAsia"/>
          <w:i/>
          <w:iCs/>
          <w:color w:val="FF0000"/>
          <w:sz w:val="22"/>
          <w:szCs w:val="22"/>
        </w:rPr>
        <w:t>m</w:t>
      </w:r>
      <w:r>
        <w:rPr>
          <w:rFonts w:asciiTheme="minorHAnsi" w:eastAsiaTheme="minorEastAsia" w:hAnsiTheme="minorHAnsi"/>
          <w:i/>
          <w:iCs/>
          <w:color w:val="FF0000"/>
          <w:sz w:val="22"/>
          <w:szCs w:val="22"/>
        </w:rPr>
        <w:t>odulefile</w:t>
      </w:r>
      <w:proofErr w:type="spellEnd"/>
      <w:r w:rsidR="00C95415">
        <w:rPr>
          <w:rFonts w:asciiTheme="minorHAnsi" w:eastAsiaTheme="minorEastAsia" w:hAnsiTheme="minorHAnsi" w:hint="eastAsia"/>
          <w:sz w:val="22"/>
          <w:szCs w:val="22"/>
        </w:rPr>
        <w:t xml:space="preserve"> </w:t>
      </w:r>
      <w:r w:rsidR="00C95415">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243"/>
      </w:tblGrid>
      <w:tr w:rsidR="00C95415" w:rsidRPr="00EC6759" w14:paraId="24EB0A65" w14:textId="77777777" w:rsidTr="00DA0C51">
        <w:tc>
          <w:tcPr>
            <w:tcW w:w="8469" w:type="dxa"/>
          </w:tcPr>
          <w:p w14:paraId="73086A83" w14:textId="77777777" w:rsidR="00C95415" w:rsidRPr="001A33EA" w:rsidRDefault="00C95415" w:rsidP="00DA0C51">
            <w:pPr>
              <w:pStyle w:val="a6"/>
              <w:ind w:firstLine="200"/>
              <w:rPr>
                <w:rFonts w:asciiTheme="minorHAnsi" w:hAnsiTheme="minorHAnsi"/>
              </w:rPr>
            </w:pPr>
            <w:r w:rsidRPr="00EC6759">
              <w:rPr>
                <w:rFonts w:asciiTheme="minorHAnsi" w:eastAsiaTheme="minorEastAsia" w:hAnsiTheme="minorHAnsi"/>
              </w:rPr>
              <w:t>module l</w:t>
            </w:r>
            <w:r w:rsidRPr="00D02C55">
              <w:rPr>
                <w:rFonts w:asciiTheme="minorHAnsi" w:eastAsiaTheme="minorEastAsia" w:hAnsiTheme="minorHAnsi"/>
              </w:rPr>
              <w:t xml:space="preserve">oad </w:t>
            </w:r>
            <w:r w:rsidRPr="00D02C55">
              <w:rPr>
                <w:rFonts w:asciiTheme="minorHAnsi" w:eastAsiaTheme="minorEastAsia" w:hAnsiTheme="minorHAnsi" w:hint="eastAsia"/>
              </w:rPr>
              <w:t>s</w:t>
            </w:r>
            <w:r w:rsidRPr="00D02C55">
              <w:rPr>
                <w:rFonts w:asciiTheme="minorHAnsi" w:eastAsiaTheme="minorEastAsia" w:hAnsiTheme="minorHAnsi"/>
              </w:rPr>
              <w:t>cFLOW</w:t>
            </w:r>
          </w:p>
        </w:tc>
      </w:tr>
    </w:tbl>
    <w:p w14:paraId="67FA8042" w14:textId="77777777" w:rsidR="00C95415" w:rsidRDefault="00C95415" w:rsidP="00BD30CA">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10174D54" w14:textId="32C6E88B" w:rsidR="00C95415" w:rsidRDefault="00C95415" w:rsidP="00C95415">
      <w:pPr>
        <w:pStyle w:val="a6"/>
        <w:ind w:left="851" w:firstLineChars="0" w:firstLine="0"/>
        <w:rPr>
          <w:rFonts w:asciiTheme="minorHAnsi" w:eastAsiaTheme="minorEastAsia" w:hAnsiTheme="minorHAnsi"/>
          <w:sz w:val="22"/>
          <w:szCs w:val="22"/>
        </w:rPr>
      </w:pPr>
    </w:p>
    <w:p w14:paraId="5BA0E056" w14:textId="77777777" w:rsidR="00D5076B" w:rsidRPr="00F03D4D" w:rsidRDefault="00D5076B" w:rsidP="00D5076B">
      <w:pPr>
        <w:pStyle w:val="a6"/>
        <w:ind w:left="851" w:firstLineChars="0" w:firstLine="0"/>
      </w:pPr>
      <w:r>
        <w:rPr>
          <w:rFonts w:asciiTheme="minorHAnsi" w:eastAsiaTheme="minorEastAsia" w:hAnsiTheme="minorHAnsi" w:hint="eastAsia"/>
          <w:color w:val="FF0000"/>
          <w:sz w:val="22"/>
          <w:szCs w:val="22"/>
        </w:rPr>
        <w:t>重要：</w:t>
      </w:r>
      <w:r>
        <w:rPr>
          <w:rFonts w:asciiTheme="minorHAnsi" w:eastAsiaTheme="minorEastAsia" w:hAnsiTheme="minorHAnsi"/>
          <w:color w:val="FF0000"/>
          <w:sz w:val="22"/>
          <w:szCs w:val="22"/>
        </w:rPr>
        <w:t>module load</w:t>
      </w:r>
      <w:r>
        <w:rPr>
          <w:rFonts w:asciiTheme="minorHAnsi" w:eastAsiaTheme="minorEastAsia" w:hAnsiTheme="minorHAnsi" w:hint="eastAsia"/>
          <w:color w:val="FF0000"/>
          <w:sz w:val="22"/>
          <w:szCs w:val="22"/>
        </w:rPr>
        <w:t>コマンドで設定される環境変数には実行時パラメーターが含まれている場合があります。実行時パラメーターを指定する場合、必ず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7DB59F71" w14:textId="77777777" w:rsidR="000142C5" w:rsidRDefault="000142C5" w:rsidP="00C95415">
      <w:pPr>
        <w:pStyle w:val="a6"/>
        <w:ind w:left="851" w:firstLineChars="0" w:firstLine="0"/>
        <w:rPr>
          <w:rFonts w:asciiTheme="minorHAnsi" w:eastAsiaTheme="minorEastAsia" w:hAnsiTheme="minorHAnsi"/>
          <w:sz w:val="22"/>
          <w:szCs w:val="22"/>
        </w:rPr>
      </w:pPr>
    </w:p>
    <w:p w14:paraId="68FE51D3" w14:textId="0CA6063F" w:rsidR="00C95415" w:rsidRDefault="00C95415" w:rsidP="006949BC">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5C7ADF">
        <w:rPr>
          <w:rFonts w:asciiTheme="minorHAnsi" w:eastAsiaTheme="minorEastAsia" w:hAnsiTheme="minorHAnsi" w:hint="eastAsia"/>
          <w:i/>
          <w:iCs/>
          <w:color w:val="FF0000"/>
          <w:sz w:val="22"/>
          <w:szCs w:val="22"/>
        </w:rPr>
        <w:t>m</w:t>
      </w:r>
      <w:r w:rsidR="005C7ADF">
        <w:rPr>
          <w:rFonts w:asciiTheme="minorHAnsi" w:eastAsiaTheme="minorEastAsia" w:hAnsiTheme="minorHAnsi"/>
          <w:i/>
          <w:iCs/>
          <w:color w:val="FF0000"/>
          <w:sz w:val="22"/>
          <w:szCs w:val="22"/>
        </w:rPr>
        <w:t>odulefile</w:t>
      </w:r>
      <w:proofErr w:type="spellEnd"/>
      <w:r w:rsidRPr="00C961DE">
        <w:rPr>
          <w:rFonts w:asciiTheme="minorHAnsi" w:eastAsiaTheme="minorEastAsia" w:hAnsiTheme="minorHAnsi" w:hint="eastAsia"/>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209"/>
      </w:tblGrid>
      <w:tr w:rsidR="00C95415" w14:paraId="38E492A8" w14:textId="77777777" w:rsidTr="00DA0C51">
        <w:tc>
          <w:tcPr>
            <w:tcW w:w="9268" w:type="dxa"/>
          </w:tcPr>
          <w:p w14:paraId="7F960256" w14:textId="47F286EC" w:rsidR="00C95415" w:rsidRDefault="00C95415" w:rsidP="00DA0C51">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sidR="00DD5507" w:rsidRPr="00DD5507">
              <w:rPr>
                <w:rFonts w:asciiTheme="minorHAnsi" w:eastAsiaTheme="minorEastAsia" w:hAnsiTheme="minorHAnsi"/>
                <w:sz w:val="22"/>
                <w:szCs w:val="22"/>
              </w:rPr>
              <w:t>v2022_Patch02_Jan2022</w:t>
            </w:r>
            <w:r>
              <w:rPr>
                <w:rFonts w:asciiTheme="minorHAnsi" w:eastAsiaTheme="minorEastAsia" w:hAnsiTheme="minorHAnsi" w:hint="eastAsia"/>
                <w:sz w:val="22"/>
                <w:szCs w:val="22"/>
              </w:rPr>
              <w:t>版を使用する場合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odule load scFLOW/</w:t>
            </w:r>
            <w:r w:rsidRPr="00673A8F">
              <w:rPr>
                <w:rFonts w:asciiTheme="minorHAnsi" w:eastAsiaTheme="minorEastAsia" w:hAnsiTheme="minorHAnsi"/>
                <w:sz w:val="22"/>
                <w:szCs w:val="22"/>
              </w:rPr>
              <w:t>v2022_Patch02_Jan2022</w:t>
            </w:r>
          </w:p>
        </w:tc>
      </w:tr>
    </w:tbl>
    <w:p w14:paraId="33DB02C9" w14:textId="6F967480" w:rsidR="00C95415" w:rsidRDefault="00C95415" w:rsidP="00C95415">
      <w:pPr>
        <w:pStyle w:val="a6"/>
        <w:ind w:left="851" w:firstLineChars="0" w:firstLine="0"/>
        <w:rPr>
          <w:rFonts w:asciiTheme="minorHAnsi" w:eastAsiaTheme="minorEastAsia" w:hAnsiTheme="minorHAnsi"/>
          <w:sz w:val="22"/>
          <w:szCs w:val="22"/>
        </w:rPr>
      </w:pPr>
    </w:p>
    <w:p w14:paraId="7A0058B1" w14:textId="35B41FB5" w:rsidR="00ED5873" w:rsidRDefault="003312BD" w:rsidP="006949BC">
      <w:pPr>
        <w:pStyle w:val="a6"/>
        <w:numPr>
          <w:ilvl w:val="1"/>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avail</w:t>
      </w:r>
    </w:p>
    <w:p w14:paraId="7406A4FE" w14:textId="0065D9F3" w:rsidR="00C95415" w:rsidRPr="005B694C" w:rsidRDefault="0043467C" w:rsidP="006949BC">
      <w:pPr>
        <w:pStyle w:val="a6"/>
        <w:ind w:left="851" w:firstLine="220"/>
        <w:rPr>
          <w:rFonts w:asciiTheme="minorHAnsi" w:eastAsiaTheme="minorEastAsia" w:hAnsiTheme="minorHAnsi"/>
          <w:sz w:val="22"/>
          <w:szCs w:val="22"/>
        </w:rPr>
      </w:pPr>
      <w:r w:rsidRPr="006949BC">
        <w:rPr>
          <w:rFonts w:asciiTheme="minorHAnsi" w:eastAsiaTheme="minorEastAsia" w:hAnsiTheme="minorHAnsi" w:hint="eastAsia"/>
          <w:sz w:val="22"/>
          <w:szCs w:val="22"/>
        </w:rPr>
        <w:t>利用可能な</w:t>
      </w:r>
      <w:proofErr w:type="spellStart"/>
      <w:r w:rsidR="005C7ADF">
        <w:rPr>
          <w:rFonts w:asciiTheme="minorHAnsi" w:eastAsiaTheme="minorEastAsia" w:hAnsiTheme="minorHAnsi" w:hint="eastAsia"/>
          <w:i/>
          <w:iCs/>
          <w:color w:val="FF0000"/>
          <w:sz w:val="22"/>
          <w:szCs w:val="22"/>
        </w:rPr>
        <w:t>m</w:t>
      </w:r>
      <w:r w:rsidR="005C7ADF">
        <w:rPr>
          <w:rFonts w:asciiTheme="minorHAnsi" w:eastAsiaTheme="minorEastAsia" w:hAnsiTheme="minorHAnsi"/>
          <w:i/>
          <w:iCs/>
          <w:color w:val="FF0000"/>
          <w:sz w:val="22"/>
          <w:szCs w:val="22"/>
        </w:rPr>
        <w:t>odulefile</w:t>
      </w:r>
      <w:proofErr w:type="spellEnd"/>
      <w:r w:rsidR="003312BD">
        <w:rPr>
          <w:rFonts w:asciiTheme="minorHAnsi" w:eastAsiaTheme="minorEastAsia" w:hAnsiTheme="minorHAnsi" w:hint="eastAsia"/>
          <w:sz w:val="22"/>
          <w:szCs w:val="22"/>
        </w:rPr>
        <w:t>の一覧を表示します</w:t>
      </w:r>
      <w:r w:rsidR="00C95415">
        <w:rPr>
          <w:rFonts w:asciiTheme="minorHAnsi" w:eastAsiaTheme="minorEastAsia" w:hAnsiTheme="minorHAnsi" w:hint="eastAsia"/>
          <w:sz w:val="22"/>
          <w:szCs w:val="22"/>
        </w:rPr>
        <w:t>。</w:t>
      </w:r>
    </w:p>
    <w:tbl>
      <w:tblPr>
        <w:tblStyle w:val="ad"/>
        <w:tblW w:w="0" w:type="auto"/>
        <w:tblInd w:w="851" w:type="dxa"/>
        <w:tblLook w:val="04A0" w:firstRow="1" w:lastRow="0" w:firstColumn="1" w:lastColumn="0" w:noHBand="0" w:noVBand="1"/>
      </w:tblPr>
      <w:tblGrid>
        <w:gridCol w:w="8209"/>
      </w:tblGrid>
      <w:tr w:rsidR="00C95415" w14:paraId="2F3B8442" w14:textId="77777777" w:rsidTr="00DA0C51">
        <w:tc>
          <w:tcPr>
            <w:tcW w:w="8435" w:type="dxa"/>
          </w:tcPr>
          <w:p w14:paraId="3DF4AB85" w14:textId="77777777" w:rsidR="00C95415" w:rsidRPr="00D41E07" w:rsidRDefault="00C95415"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proofErr w:type="spellStart"/>
            <w:r>
              <w:rPr>
                <w:rFonts w:asciiTheme="minorHAnsi" w:eastAsiaTheme="minorEastAsia" w:hAnsiTheme="minorHAnsi"/>
                <w:sz w:val="22"/>
                <w:szCs w:val="22"/>
              </w:rPr>
              <w:t>scFLOW</w:t>
            </w:r>
            <w:proofErr w:type="spellEnd"/>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6E64E1E8" w14:textId="60768AB7" w:rsidR="00C95415" w:rsidRDefault="00C95415"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A23A20">
              <w:rPr>
                <w:rFonts w:asciiTheme="minorHAnsi" w:eastAsiaTheme="minorEastAsia" w:hAnsiTheme="minorHAnsi"/>
                <w:sz w:val="22"/>
                <w:szCs w:val="22"/>
              </w:rPr>
              <w:t xml:space="preserve"> scFLOW</w:t>
            </w:r>
          </w:p>
        </w:tc>
      </w:tr>
    </w:tbl>
    <w:p w14:paraId="3F999057" w14:textId="4649B2AA" w:rsidR="00C95415" w:rsidRDefault="00C95415" w:rsidP="007E3579">
      <w:pPr>
        <w:pStyle w:val="a6"/>
        <w:ind w:firstLineChars="0" w:firstLine="0"/>
        <w:jc w:val="left"/>
        <w:rPr>
          <w:rFonts w:asciiTheme="minorHAnsi" w:eastAsiaTheme="minorEastAsia" w:hAnsiTheme="minorHAnsi"/>
          <w:sz w:val="22"/>
          <w:szCs w:val="22"/>
        </w:rPr>
      </w:pPr>
    </w:p>
    <w:p w14:paraId="1457FD13" w14:textId="7A64BF30" w:rsidR="003312BD" w:rsidRDefault="00CE3723" w:rsidP="0025615C">
      <w:pPr>
        <w:pStyle w:val="a6"/>
        <w:numPr>
          <w:ilvl w:val="1"/>
          <w:numId w:val="40"/>
        </w:numPr>
        <w:ind w:firstLineChars="0"/>
        <w:jc w:val="left"/>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show </w:t>
      </w:r>
      <w:proofErr w:type="spellStart"/>
      <w:r w:rsidRPr="0025615C">
        <w:rPr>
          <w:rFonts w:asciiTheme="minorHAnsi" w:eastAsiaTheme="minorEastAsia" w:hAnsiTheme="minorHAnsi"/>
          <w:i/>
          <w:iCs/>
          <w:color w:val="FF0000"/>
          <w:sz w:val="22"/>
          <w:szCs w:val="22"/>
        </w:rPr>
        <w:t>modulefile</w:t>
      </w:r>
      <w:proofErr w:type="spellEnd"/>
    </w:p>
    <w:p w14:paraId="30CB2DFD" w14:textId="1A94043E" w:rsidR="006D6FEC" w:rsidRPr="005B694C" w:rsidRDefault="00E45A5C" w:rsidP="0025615C">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w:t>
      </w:r>
      <w:r w:rsidR="00CE3723">
        <w:rPr>
          <w:rFonts w:asciiTheme="minorHAnsi" w:eastAsiaTheme="minorEastAsia" w:hAnsiTheme="minorHAnsi" w:hint="eastAsia"/>
          <w:sz w:val="22"/>
          <w:szCs w:val="22"/>
        </w:rPr>
        <w:t>を表示します</w:t>
      </w:r>
      <w:r w:rsidR="006D6FEC">
        <w:rPr>
          <w:rFonts w:asciiTheme="minorHAnsi" w:eastAsiaTheme="minorEastAsia" w:hAnsiTheme="minorHAnsi" w:hint="eastAsia"/>
          <w:sz w:val="22"/>
          <w:szCs w:val="22"/>
        </w:rPr>
        <w:t>。</w:t>
      </w:r>
    </w:p>
    <w:tbl>
      <w:tblPr>
        <w:tblStyle w:val="ad"/>
        <w:tblW w:w="0" w:type="auto"/>
        <w:tblInd w:w="851" w:type="dxa"/>
        <w:tblLook w:val="04A0" w:firstRow="1" w:lastRow="0" w:firstColumn="1" w:lastColumn="0" w:noHBand="0" w:noVBand="1"/>
      </w:tblPr>
      <w:tblGrid>
        <w:gridCol w:w="8209"/>
      </w:tblGrid>
      <w:tr w:rsidR="006D6FEC" w14:paraId="30258625" w14:textId="77777777" w:rsidTr="00DA0C51">
        <w:tc>
          <w:tcPr>
            <w:tcW w:w="8435" w:type="dxa"/>
          </w:tcPr>
          <w:p w14:paraId="3C05A39F" w14:textId="32621BFF" w:rsidR="00CE3723" w:rsidRDefault="00CE3723" w:rsidP="00E80207">
            <w:pPr>
              <w:pStyle w:val="a6"/>
              <w:ind w:firstLineChars="0" w:hanging="1"/>
              <w:rPr>
                <w:rFonts w:asciiTheme="minorHAnsi" w:eastAsiaTheme="minorEastAsia" w:hAnsiTheme="minorHAnsi"/>
                <w:sz w:val="22"/>
                <w:szCs w:val="22"/>
              </w:rPr>
            </w:pPr>
            <w:r>
              <w:rPr>
                <w:rFonts w:asciiTheme="minorHAnsi" w:eastAsiaTheme="minorEastAsia" w:hAnsiTheme="minorHAnsi" w:hint="eastAsia"/>
                <w:sz w:val="22"/>
                <w:szCs w:val="22"/>
              </w:rPr>
              <w:t>例：</w:t>
            </w:r>
            <w:r w:rsidR="00D542F4">
              <w:rPr>
                <w:rFonts w:asciiTheme="minorHAnsi" w:eastAsiaTheme="minorEastAsia" w:hAnsiTheme="minorHAnsi" w:hint="eastAsia"/>
                <w:sz w:val="22"/>
                <w:szCs w:val="22"/>
              </w:rPr>
              <w:t>s</w:t>
            </w:r>
            <w:r w:rsidR="00D542F4">
              <w:rPr>
                <w:rFonts w:asciiTheme="minorHAnsi" w:eastAsiaTheme="minorEastAsia" w:hAnsiTheme="minorHAnsi"/>
                <w:sz w:val="22"/>
                <w:szCs w:val="22"/>
              </w:rPr>
              <w:t>cFLOW</w:t>
            </w:r>
            <w:r w:rsidR="00D542F4">
              <w:rPr>
                <w:rFonts w:asciiTheme="minorHAnsi" w:eastAsiaTheme="minorEastAsia" w:hAnsiTheme="minorHAnsi" w:hint="eastAsia"/>
                <w:sz w:val="22"/>
                <w:szCs w:val="22"/>
              </w:rPr>
              <w:t>指定時に設定される内容を表示</w:t>
            </w:r>
          </w:p>
          <w:p w14:paraId="7DB00EBC" w14:textId="41462BA8" w:rsidR="006D6FEC" w:rsidRPr="00D41E07" w:rsidRDefault="006D6FEC"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proofErr w:type="spellStart"/>
            <w:r>
              <w:rPr>
                <w:rFonts w:asciiTheme="minorHAnsi" w:eastAsiaTheme="minorEastAsia" w:hAnsiTheme="minorHAnsi"/>
                <w:sz w:val="22"/>
                <w:szCs w:val="22"/>
              </w:rPr>
              <w:t>scFLOW</w:t>
            </w:r>
            <w:proofErr w:type="spellEnd"/>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66323B9B" w14:textId="567575A8" w:rsidR="006D6FEC" w:rsidRDefault="006D6FEC"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show</w:t>
            </w:r>
            <w:r w:rsidRPr="00A37A35">
              <w:rPr>
                <w:rFonts w:asciiTheme="minorHAnsi" w:eastAsiaTheme="minorEastAsia" w:hAnsiTheme="minorHAnsi"/>
                <w:i/>
                <w:iCs/>
                <w:color w:val="FF0000"/>
                <w:sz w:val="22"/>
                <w:szCs w:val="22"/>
              </w:rPr>
              <w:t xml:space="preserve"> </w:t>
            </w:r>
            <w:r w:rsidR="00D542F4" w:rsidRPr="005824DC">
              <w:rPr>
                <w:rFonts w:asciiTheme="minorHAnsi" w:eastAsiaTheme="minorEastAsia" w:hAnsiTheme="minorHAnsi"/>
                <w:sz w:val="22"/>
                <w:szCs w:val="22"/>
              </w:rPr>
              <w:t>scFLOW</w:t>
            </w:r>
          </w:p>
        </w:tc>
      </w:tr>
    </w:tbl>
    <w:p w14:paraId="573B7681" w14:textId="77777777" w:rsidR="00541E04" w:rsidRDefault="00541E04" w:rsidP="007E3579">
      <w:pPr>
        <w:pStyle w:val="a6"/>
        <w:ind w:firstLineChars="0" w:firstLine="0"/>
        <w:jc w:val="left"/>
        <w:rPr>
          <w:rFonts w:asciiTheme="minorHAnsi" w:eastAsiaTheme="minorEastAsia" w:hAnsiTheme="minorHAnsi"/>
          <w:sz w:val="22"/>
          <w:szCs w:val="22"/>
        </w:rPr>
      </w:pPr>
    </w:p>
    <w:p w14:paraId="5F15A2E9" w14:textId="77777777" w:rsidR="004D652F" w:rsidRDefault="004D652F" w:rsidP="004D652F">
      <w:pPr>
        <w:pStyle w:val="a6"/>
        <w:numPr>
          <w:ilvl w:val="0"/>
          <w:numId w:val="40"/>
        </w:numPr>
        <w:ind w:firstLineChars="0"/>
        <w:rPr>
          <w:rFonts w:asciiTheme="minorHAnsi" w:eastAsiaTheme="minorEastAsia" w:hAnsiTheme="minorHAnsi"/>
          <w:sz w:val="22"/>
          <w:szCs w:val="22"/>
        </w:rPr>
      </w:pPr>
      <w:r w:rsidRPr="007F2655">
        <w:rPr>
          <w:rFonts w:asciiTheme="minorHAnsi" w:eastAsiaTheme="minorEastAsia" w:hAnsiTheme="minorHAnsi"/>
          <w:sz w:val="22"/>
          <w:szCs w:val="22"/>
        </w:rPr>
        <w:t>MSC_LICENSE_FILE</w:t>
      </w:r>
    </w:p>
    <w:p w14:paraId="5C17AD78" w14:textId="5A8B7E83" w:rsidR="004D652F" w:rsidRPr="00B96BBF" w:rsidRDefault="004D652F" w:rsidP="004D652F">
      <w:pPr>
        <w:pStyle w:val="a6"/>
        <w:ind w:left="840" w:firstLine="220"/>
        <w:rPr>
          <w:rFonts w:asciiTheme="minorHAnsi" w:eastAsiaTheme="minorEastAsia" w:hAnsiTheme="minorHAnsi"/>
          <w:sz w:val="22"/>
          <w:szCs w:val="22"/>
        </w:rPr>
      </w:pPr>
      <w:r w:rsidRPr="001A33EA">
        <w:rPr>
          <w:rFonts w:asciiTheme="minorHAnsi" w:eastAsiaTheme="minorEastAsia" w:hAnsiTheme="minorHAnsi" w:hint="eastAsia"/>
          <w:sz w:val="22"/>
          <w:szCs w:val="22"/>
        </w:rPr>
        <w:t>ライセン</w:t>
      </w:r>
      <w:r>
        <w:rPr>
          <w:rFonts w:asciiTheme="minorHAnsi" w:eastAsiaTheme="minorEastAsia" w:hAnsiTheme="minorHAnsi" w:hint="eastAsia"/>
          <w:sz w:val="22"/>
          <w:szCs w:val="22"/>
        </w:rPr>
        <w:t>スサーバーの</w:t>
      </w:r>
      <w:r>
        <w:rPr>
          <w:rFonts w:asciiTheme="minorHAnsi" w:eastAsiaTheme="minorEastAsia" w:hAnsiTheme="minorHAnsi" w:hint="eastAsia"/>
          <w:sz w:val="22"/>
          <w:szCs w:val="22"/>
        </w:rPr>
        <w:t>I</w:t>
      </w:r>
      <w:r>
        <w:rPr>
          <w:rFonts w:asciiTheme="minorHAnsi" w:eastAsiaTheme="minorEastAsia" w:hAnsiTheme="minorHAnsi"/>
          <w:sz w:val="22"/>
          <w:szCs w:val="22"/>
        </w:rPr>
        <w:t>P</w:t>
      </w:r>
      <w:r>
        <w:rPr>
          <w:rFonts w:asciiTheme="minorHAnsi" w:eastAsiaTheme="minorEastAsia" w:hAnsiTheme="minorHAnsi" w:hint="eastAsia"/>
          <w:sz w:val="22"/>
          <w:szCs w:val="22"/>
        </w:rPr>
        <w:t>アドレスとポート番号を指定します。</w:t>
      </w:r>
      <w:ins w:id="27" w:author="Honda, Yusuke/本多 祐介" w:date="2023-02-24T16:36:00Z">
        <w:r w:rsidR="0045349D">
          <w:rPr>
            <w:rFonts w:asciiTheme="minorHAnsi" w:eastAsiaTheme="minorEastAsia" w:hAnsiTheme="minorHAnsi" w:hint="eastAsia"/>
            <w:sz w:val="22"/>
            <w:szCs w:val="22"/>
          </w:rPr>
          <w:t>富岳サポート</w:t>
        </w:r>
      </w:ins>
      <w:del w:id="28" w:author="Honda, Yusuke/本多 祐介" w:date="2023-02-24T16:35:00Z">
        <w:r w:rsidDel="0045349D">
          <w:rPr>
            <w:rFonts w:asciiTheme="minorHAnsi" w:eastAsiaTheme="minorEastAsia" w:hAnsiTheme="minorHAnsi" w:hint="eastAsia"/>
            <w:sz w:val="22"/>
            <w:szCs w:val="22"/>
          </w:rPr>
          <w:delText>ヘルプデスク</w:delText>
        </w:r>
      </w:del>
      <w:r>
        <w:rPr>
          <w:rFonts w:asciiTheme="minorHAnsi" w:eastAsiaTheme="minorEastAsia" w:hAnsiTheme="minorHAnsi" w:hint="eastAsia"/>
          <w:sz w:val="22"/>
          <w:szCs w:val="22"/>
        </w:rPr>
        <w:t>から受け取った</w:t>
      </w:r>
      <w:r>
        <w:rPr>
          <w:rFonts w:asciiTheme="minorHAnsi" w:eastAsiaTheme="minorEastAsia" w:hAnsiTheme="minorHAnsi" w:hint="eastAsia"/>
          <w:sz w:val="22"/>
          <w:szCs w:val="22"/>
        </w:rPr>
        <w:t>I</w:t>
      </w:r>
      <w:r>
        <w:rPr>
          <w:rFonts w:asciiTheme="minorHAnsi" w:eastAsiaTheme="minorEastAsia" w:hAnsiTheme="minorHAnsi"/>
          <w:sz w:val="22"/>
          <w:szCs w:val="22"/>
        </w:rPr>
        <w:t>P</w:t>
      </w:r>
      <w:r>
        <w:rPr>
          <w:rFonts w:asciiTheme="minorHAnsi" w:eastAsiaTheme="minorEastAsia" w:hAnsiTheme="minorHAnsi" w:hint="eastAsia"/>
          <w:sz w:val="22"/>
          <w:szCs w:val="22"/>
        </w:rPr>
        <w:t>アドレスとポート番号を</w:t>
      </w:r>
      <w:r>
        <w:rPr>
          <w:rFonts w:asciiTheme="minorHAnsi" w:eastAsiaTheme="minorEastAsia" w:hAnsiTheme="minorHAnsi"/>
          <w:sz w:val="22"/>
          <w:szCs w:val="22"/>
        </w:rPr>
        <w:t>”</w:t>
      </w:r>
      <w:r w:rsidRPr="00851A31">
        <w:rPr>
          <w:rFonts w:asciiTheme="minorHAnsi" w:eastAsiaTheme="minorEastAsia" w:hAnsiTheme="minorHAnsi" w:hint="eastAsia"/>
          <w:i/>
          <w:iCs/>
          <w:sz w:val="22"/>
          <w:szCs w:val="22"/>
        </w:rPr>
        <w:t>ポート番号</w:t>
      </w:r>
      <w:r>
        <w:rPr>
          <w:rFonts w:asciiTheme="minorHAnsi" w:eastAsiaTheme="minorEastAsia" w:hAnsiTheme="minorHAnsi" w:hint="eastAsia"/>
          <w:sz w:val="22"/>
          <w:szCs w:val="22"/>
        </w:rPr>
        <w:t>@</w:t>
      </w:r>
      <w:r w:rsidRPr="00851A31">
        <w:rPr>
          <w:rFonts w:asciiTheme="minorHAnsi" w:eastAsiaTheme="minorEastAsia" w:hAnsiTheme="minorHAnsi"/>
          <w:i/>
          <w:iCs/>
          <w:sz w:val="22"/>
          <w:szCs w:val="22"/>
        </w:rPr>
        <w:t>IP</w:t>
      </w:r>
      <w:r w:rsidRPr="00851A31">
        <w:rPr>
          <w:rFonts w:asciiTheme="minorHAnsi" w:eastAsiaTheme="minorEastAsia" w:hAnsiTheme="minorHAnsi" w:hint="eastAsia"/>
          <w:i/>
          <w:iCs/>
          <w:sz w:val="22"/>
          <w:szCs w:val="22"/>
        </w:rPr>
        <w:t>アドレス</w:t>
      </w:r>
      <w:r>
        <w:rPr>
          <w:rFonts w:asciiTheme="minorHAnsi" w:eastAsiaTheme="minorEastAsia" w:hAnsiTheme="minorHAnsi"/>
          <w:sz w:val="22"/>
          <w:szCs w:val="22"/>
        </w:rPr>
        <w:t>”</w:t>
      </w:r>
      <w:r>
        <w:rPr>
          <w:rFonts w:asciiTheme="minorHAnsi" w:eastAsiaTheme="minorEastAsia" w:hAnsiTheme="minorHAnsi" w:hint="eastAsia"/>
          <w:sz w:val="22"/>
          <w:szCs w:val="22"/>
        </w:rPr>
        <w:t>の形式で設定してください。</w:t>
      </w:r>
    </w:p>
    <w:p w14:paraId="6C1AE6D0" w14:textId="77777777" w:rsidR="004D652F" w:rsidRDefault="004D652F" w:rsidP="007E3579">
      <w:pPr>
        <w:pStyle w:val="a6"/>
        <w:ind w:firstLineChars="0" w:firstLine="0"/>
        <w:jc w:val="left"/>
        <w:rPr>
          <w:rFonts w:asciiTheme="minorHAnsi" w:eastAsiaTheme="minorEastAsia" w:hAnsiTheme="minorHAnsi"/>
          <w:sz w:val="22"/>
          <w:szCs w:val="22"/>
        </w:rPr>
      </w:pPr>
    </w:p>
    <w:p w14:paraId="2AB11DD8" w14:textId="0B3F771D" w:rsidR="00D5161F" w:rsidRPr="00305B20" w:rsidRDefault="00D5161F" w:rsidP="00D5161F">
      <w:pPr>
        <w:pStyle w:val="a6"/>
        <w:numPr>
          <w:ilvl w:val="0"/>
          <w:numId w:val="40"/>
        </w:numPr>
        <w:ind w:firstLineChars="0"/>
        <w:jc w:val="left"/>
        <w:rPr>
          <w:rFonts w:asciiTheme="minorHAnsi" w:hAnsiTheme="minorHAnsi"/>
          <w:color w:val="000000" w:themeColor="text1"/>
          <w:sz w:val="22"/>
          <w:szCs w:val="22"/>
        </w:rPr>
      </w:pPr>
      <w:r w:rsidRPr="00305B20">
        <w:rPr>
          <w:rFonts w:asciiTheme="minorHAnsi" w:eastAsia="Century" w:hAnsiTheme="minorHAnsi" w:cs="Century"/>
          <w:color w:val="000000" w:themeColor="text1"/>
          <w:sz w:val="22"/>
          <w:szCs w:val="22"/>
        </w:rPr>
        <w:lastRenderedPageBreak/>
        <w:t>/home/system/tool/</w:t>
      </w:r>
      <w:proofErr w:type="spellStart"/>
      <w:r w:rsidRPr="00305B20">
        <w:rPr>
          <w:rFonts w:asciiTheme="minorHAnsi" w:eastAsia="Century" w:hAnsiTheme="minorHAnsi" w:cs="Century"/>
          <w:color w:val="000000" w:themeColor="text1"/>
          <w:sz w:val="22"/>
          <w:szCs w:val="22"/>
        </w:rPr>
        <w:t>dir_transfer</w:t>
      </w:r>
      <w:proofErr w:type="spellEnd"/>
      <w:r w:rsidRPr="00305B20">
        <w:rPr>
          <w:rFonts w:asciiTheme="minorHAnsi" w:hAnsiTheme="minorHAnsi"/>
          <w:color w:val="000000" w:themeColor="text1"/>
          <w:sz w:val="22"/>
          <w:szCs w:val="22"/>
        </w:rPr>
        <w:t xml:space="preserve"> ${</w:t>
      </w:r>
      <w:r w:rsidR="008622A3">
        <w:rPr>
          <w:rFonts w:asciiTheme="minorHAnsi" w:hAnsiTheme="minorHAnsi"/>
          <w:color w:val="000000" w:themeColor="text1"/>
          <w:sz w:val="22"/>
          <w:szCs w:val="22"/>
        </w:rPr>
        <w:t>MESHER</w:t>
      </w:r>
      <w:r w:rsidRPr="00305B20">
        <w:rPr>
          <w:rFonts w:asciiTheme="minorHAnsi" w:hAnsiTheme="minorHAnsi"/>
          <w:color w:val="000000" w:themeColor="text1"/>
          <w:sz w:val="22"/>
          <w:szCs w:val="22"/>
        </w:rPr>
        <w:t>PATH}</w:t>
      </w:r>
    </w:p>
    <w:p w14:paraId="67D2A8E1" w14:textId="6FF81B0C" w:rsidR="00D5161F" w:rsidRPr="00305B20" w:rsidRDefault="00D5161F" w:rsidP="00D5161F">
      <w:pPr>
        <w:pStyle w:val="a6"/>
        <w:numPr>
          <w:ilvl w:val="0"/>
          <w:numId w:val="40"/>
        </w:numPr>
        <w:ind w:firstLineChars="0"/>
        <w:jc w:val="left"/>
        <w:rPr>
          <w:rFonts w:asciiTheme="minorHAnsi" w:hAnsiTheme="minorHAnsi"/>
          <w:color w:val="000000" w:themeColor="text1"/>
          <w:sz w:val="22"/>
          <w:szCs w:val="22"/>
        </w:rPr>
      </w:pPr>
      <w:r w:rsidRPr="00305B20">
        <w:rPr>
          <w:rFonts w:asciiTheme="minorHAnsi" w:eastAsia="Century" w:hAnsiTheme="minorHAnsi" w:cs="Century"/>
          <w:color w:val="000000" w:themeColor="text1"/>
          <w:sz w:val="22"/>
          <w:szCs w:val="22"/>
        </w:rPr>
        <w:t>/home/system/tool/</w:t>
      </w:r>
      <w:proofErr w:type="spellStart"/>
      <w:r w:rsidRPr="00305B20">
        <w:rPr>
          <w:rFonts w:asciiTheme="minorHAnsi" w:eastAsia="Century" w:hAnsiTheme="minorHAnsi" w:cs="Century"/>
          <w:color w:val="000000" w:themeColor="text1"/>
          <w:sz w:val="22"/>
          <w:szCs w:val="22"/>
        </w:rPr>
        <w:t>dir_transfer</w:t>
      </w:r>
      <w:proofErr w:type="spellEnd"/>
      <w:r w:rsidRPr="00305B20">
        <w:rPr>
          <w:rFonts w:asciiTheme="minorHAnsi" w:hAnsiTheme="minorHAnsi"/>
          <w:color w:val="000000" w:themeColor="text1"/>
          <w:sz w:val="22"/>
          <w:szCs w:val="22"/>
        </w:rPr>
        <w:t xml:space="preserve"> -p ${</w:t>
      </w:r>
      <w:r w:rsidR="008622A3">
        <w:rPr>
          <w:rFonts w:asciiTheme="minorHAnsi" w:hAnsiTheme="minorHAnsi"/>
          <w:color w:val="000000" w:themeColor="text1"/>
          <w:sz w:val="22"/>
          <w:szCs w:val="22"/>
        </w:rPr>
        <w:t>MESHER</w:t>
      </w:r>
      <w:r w:rsidRPr="00305B20">
        <w:rPr>
          <w:rFonts w:asciiTheme="minorHAnsi" w:hAnsiTheme="minorHAnsi"/>
          <w:color w:val="000000" w:themeColor="text1"/>
          <w:sz w:val="22"/>
          <w:szCs w:val="22"/>
        </w:rPr>
        <w:t>PATH}</w:t>
      </w:r>
    </w:p>
    <w:p w14:paraId="3679109D" w14:textId="20549904" w:rsidR="00D5161F" w:rsidRDefault="00D5161F" w:rsidP="00BD438E">
      <w:pPr>
        <w:pStyle w:val="a6"/>
        <w:ind w:left="840" w:firstLine="220"/>
        <w:rPr>
          <w:rFonts w:asciiTheme="minorHAnsi" w:eastAsiaTheme="minorEastAsia" w:hAnsiTheme="minorHAnsi"/>
          <w:sz w:val="22"/>
          <w:szCs w:val="22"/>
        </w:rPr>
      </w:pPr>
      <w:r>
        <w:rPr>
          <w:rFonts w:asciiTheme="minorHAnsi" w:eastAsiaTheme="minorEastAsia" w:hAnsiTheme="minorHAnsi"/>
          <w:sz w:val="22"/>
          <w:szCs w:val="22"/>
        </w:rPr>
        <w:t xml:space="preserve">Cradle CFD </w:t>
      </w:r>
      <w:proofErr w:type="spellStart"/>
      <w:r>
        <w:rPr>
          <w:rFonts w:asciiTheme="minorHAnsi" w:eastAsiaTheme="minorEastAsia" w:hAnsiTheme="minorHAnsi"/>
          <w:sz w:val="22"/>
          <w:szCs w:val="22"/>
        </w:rPr>
        <w:t>scFLOW</w:t>
      </w:r>
      <w:proofErr w:type="spellEnd"/>
      <w:r w:rsidRPr="00BF1193">
        <w:rPr>
          <w:rFonts w:asciiTheme="minorHAnsi" w:eastAsiaTheme="minorEastAsia" w:hAnsiTheme="minorHAnsi" w:hint="eastAsia"/>
          <w:sz w:val="22"/>
          <w:szCs w:val="22"/>
        </w:rPr>
        <w:t>で使用するディレクトリを指定します。引数は変更しないでください。</w:t>
      </w:r>
      <w:proofErr w:type="spellStart"/>
      <w:r>
        <w:rPr>
          <w:rFonts w:asciiTheme="minorHAnsi" w:eastAsiaTheme="minorEastAsia" w:hAnsiTheme="minorHAnsi"/>
          <w:sz w:val="22"/>
          <w:szCs w:val="22"/>
        </w:rPr>
        <w:t>d</w:t>
      </w:r>
      <w:r w:rsidRPr="00BF1193">
        <w:rPr>
          <w:rFonts w:asciiTheme="minorHAnsi" w:eastAsiaTheme="minorEastAsia" w:hAnsiTheme="minorHAnsi" w:hint="eastAsia"/>
          <w:sz w:val="22"/>
          <w:szCs w:val="22"/>
        </w:rPr>
        <w:t>i</w:t>
      </w:r>
      <w:r>
        <w:rPr>
          <w:rFonts w:asciiTheme="minorHAnsi" w:eastAsiaTheme="minorEastAsia" w:hAnsiTheme="minorHAnsi" w:hint="eastAsia"/>
          <w:sz w:val="22"/>
          <w:szCs w:val="22"/>
        </w:rPr>
        <w:t>r</w:t>
      </w:r>
      <w:r w:rsidRPr="00BF1193">
        <w:rPr>
          <w:rFonts w:asciiTheme="minorHAnsi" w:eastAsiaTheme="minorEastAsia" w:hAnsiTheme="minorHAnsi" w:hint="eastAsia"/>
          <w:sz w:val="22"/>
          <w:szCs w:val="22"/>
        </w:rPr>
        <w:t>_transfer</w:t>
      </w:r>
      <w:proofErr w:type="spellEnd"/>
      <w:r w:rsidRPr="00BF1193">
        <w:rPr>
          <w:rFonts w:asciiTheme="minorHAnsi" w:eastAsiaTheme="minorEastAsia" w:hAnsiTheme="minorHAnsi" w:hint="eastAsia"/>
          <w:sz w:val="22"/>
          <w:szCs w:val="22"/>
        </w:rPr>
        <w:t>については利用手引書</w:t>
      </w:r>
      <w:r>
        <w:rPr>
          <w:rFonts w:asciiTheme="minorHAnsi" w:eastAsiaTheme="minorEastAsia" w:hAnsiTheme="minorHAnsi"/>
          <w:sz w:val="22"/>
          <w:szCs w:val="22"/>
        </w:rPr>
        <w:br/>
      </w:r>
      <w:r>
        <w:rPr>
          <w:rFonts w:asciiTheme="minorHAnsi" w:eastAsiaTheme="minorEastAsia" w:hAnsiTheme="minorHAnsi" w:hint="eastAsia"/>
          <w:sz w:val="22"/>
          <w:szCs w:val="22"/>
        </w:rPr>
        <w:t>（</w:t>
      </w:r>
      <w:hyperlink r:id="rId16" w:history="1">
        <w:r w:rsidR="00DD5A6A" w:rsidRPr="00625831">
          <w:rPr>
            <w:rStyle w:val="affffff3"/>
            <w:rFonts w:asciiTheme="minorHAnsi" w:eastAsiaTheme="minorEastAsia" w:hAnsiTheme="minorHAnsi"/>
            <w:sz w:val="22"/>
            <w:szCs w:val="22"/>
          </w:rPr>
          <w:t>https://www.fugaku.r-ccs.riken.jp/doc_root/ja/user_guides/use_latest/</w:t>
        </w:r>
      </w:hyperlink>
      <w:r w:rsidR="00DD5A6A">
        <w:rPr>
          <w:rFonts w:asciiTheme="minorHAnsi" w:eastAsiaTheme="minorEastAsia" w:hAnsiTheme="minorHAnsi"/>
          <w:sz w:val="22"/>
          <w:szCs w:val="22"/>
        </w:rPr>
        <w:t xml:space="preserve"> </w:t>
      </w:r>
      <w:r w:rsidR="00DD5A6A">
        <w:rPr>
          <w:rFonts w:asciiTheme="minorHAnsi" w:eastAsiaTheme="minorEastAsia" w:hAnsiTheme="minorHAnsi" w:hint="eastAsia"/>
          <w:sz w:val="22"/>
          <w:szCs w:val="22"/>
        </w:rPr>
        <w:t>)</w:t>
      </w:r>
      <w:r w:rsidRPr="00BF1193">
        <w:rPr>
          <w:rFonts w:asciiTheme="minorHAnsi" w:eastAsiaTheme="minorEastAsia" w:hAnsiTheme="minorHAnsi" w:hint="eastAsia"/>
          <w:sz w:val="22"/>
          <w:szCs w:val="22"/>
        </w:rPr>
        <w:t>を参照してください。</w:t>
      </w:r>
    </w:p>
    <w:p w14:paraId="0D6CB4D8" w14:textId="77777777" w:rsidR="00D5161F" w:rsidRDefault="00D5161F" w:rsidP="007E3579">
      <w:pPr>
        <w:pStyle w:val="a6"/>
        <w:ind w:firstLineChars="0" w:firstLine="0"/>
        <w:jc w:val="left"/>
        <w:rPr>
          <w:rFonts w:asciiTheme="minorHAnsi" w:eastAsiaTheme="minorEastAsia" w:hAnsiTheme="minorHAnsi"/>
          <w:sz w:val="22"/>
          <w:szCs w:val="22"/>
        </w:rPr>
      </w:pPr>
    </w:p>
    <w:p w14:paraId="76C807AF" w14:textId="6444EA7E" w:rsidR="002715ED" w:rsidRPr="001572B9" w:rsidRDefault="006D5D2B" w:rsidP="002715ED">
      <w:pPr>
        <w:pStyle w:val="11"/>
        <w:rPr>
          <w:rFonts w:ascii="HG丸ｺﾞｼｯｸM-PRO" w:hAnsi="HG丸ｺﾞｼｯｸM-PRO"/>
        </w:rPr>
      </w:pPr>
      <w:bookmarkStart w:id="29" w:name="_Toc96069545"/>
      <w:bookmarkStart w:id="30" w:name="_Toc96069546"/>
      <w:bookmarkStart w:id="31" w:name="_Toc128149446"/>
      <w:bookmarkEnd w:id="29"/>
      <w:bookmarkEnd w:id="30"/>
      <w:r>
        <w:rPr>
          <w:rFonts w:ascii="HG丸ｺﾞｼｯｸM-PRO" w:hAnsi="HG丸ｺﾞｼｯｸM-PRO" w:hint="eastAsia"/>
        </w:rPr>
        <w:t>Cradle CFD scFLOW</w:t>
      </w:r>
      <w:r w:rsidR="00D24C38">
        <w:rPr>
          <w:rFonts w:ascii="HG丸ｺﾞｼｯｸM-PRO" w:hAnsi="HG丸ｺﾞｼｯｸM-PRO" w:hint="eastAsia"/>
        </w:rPr>
        <w:t>ソルバー</w:t>
      </w:r>
      <w:r w:rsidR="007D222D">
        <w:rPr>
          <w:rFonts w:ascii="HG丸ｺﾞｼｯｸM-PRO" w:hAnsi="HG丸ｺﾞｼｯｸM-PRO" w:hint="eastAsia"/>
        </w:rPr>
        <w:t>実行方法</w:t>
      </w:r>
      <w:bookmarkEnd w:id="31"/>
    </w:p>
    <w:p w14:paraId="622B2D23" w14:textId="4B7A82C9" w:rsidR="009D111E" w:rsidRDefault="006D5D2B" w:rsidP="000F0F6A">
      <w:pPr>
        <w:pStyle w:val="afffffff9"/>
        <w:ind w:firstLine="220"/>
        <w:rPr>
          <w:rFonts w:asciiTheme="minorEastAsia" w:hAnsiTheme="minorEastAsia"/>
          <w:szCs w:val="22"/>
        </w:rPr>
      </w:pPr>
      <w:r>
        <w:rPr>
          <w:rFonts w:hint="eastAsia"/>
          <w:szCs w:val="22"/>
        </w:rPr>
        <w:t>Cradle CFD scFLOW</w:t>
      </w:r>
      <w:r w:rsidR="009D111E">
        <w:rPr>
          <w:rFonts w:asciiTheme="minorEastAsia" w:hAnsiTheme="minorEastAsia" w:hint="eastAsia"/>
          <w:szCs w:val="22"/>
        </w:rPr>
        <w:t>実行時の</w:t>
      </w:r>
      <w:r w:rsidR="009D111E" w:rsidRPr="00ED453E">
        <w:rPr>
          <w:rFonts w:asciiTheme="minorEastAsia" w:hAnsiTheme="minorEastAsia" w:hint="eastAsia"/>
          <w:szCs w:val="22"/>
        </w:rPr>
        <w:t>ジョブ実行用スクリプト例</w:t>
      </w:r>
      <w:r w:rsidR="009D111E" w:rsidRPr="00103CBB">
        <w:rPr>
          <w:rFonts w:asciiTheme="minorEastAsia" w:hAnsiTheme="minorEastAsia" w:hint="eastAsia"/>
          <w:szCs w:val="22"/>
        </w:rPr>
        <w:t>を以下に示します</w:t>
      </w:r>
      <w:r w:rsidR="009D111E" w:rsidRPr="00ED453E">
        <w:rPr>
          <w:rFonts w:asciiTheme="minorEastAsia" w:hAnsiTheme="minorEastAsia" w:hint="eastAsia"/>
          <w:szCs w:val="22"/>
        </w:rPr>
        <w:t>。</w:t>
      </w:r>
      <w:r w:rsidR="009D111E">
        <w:rPr>
          <w:rFonts w:asciiTheme="minorEastAsia" w:hAnsiTheme="minorEastAsia" w:hint="eastAsia"/>
          <w:szCs w:val="22"/>
        </w:rPr>
        <w:t>作業環境に合わせて適宜修正してください。</w:t>
      </w:r>
      <w:r w:rsidR="009D111E" w:rsidRPr="00103CBB">
        <w:rPr>
          <w:rFonts w:asciiTheme="minorEastAsia" w:hAnsiTheme="minorEastAsia" w:hint="eastAsia"/>
          <w:color w:val="FF0000"/>
          <w:szCs w:val="22"/>
        </w:rPr>
        <w:t>赤字箇所</w:t>
      </w:r>
      <w:r w:rsidR="009D111E" w:rsidRPr="00103CBB">
        <w:rPr>
          <w:rFonts w:asciiTheme="minorEastAsia" w:hAnsiTheme="minorEastAsia" w:hint="eastAsia"/>
          <w:szCs w:val="22"/>
        </w:rPr>
        <w:t>については後述の説明文を参照してください。</w:t>
      </w:r>
      <w:r w:rsidR="009D111E">
        <w:rPr>
          <w:rFonts w:asciiTheme="minorEastAsia" w:hAnsiTheme="minorEastAsia" w:hint="eastAsia"/>
          <w:szCs w:val="22"/>
        </w:rPr>
        <w:t>本ジョブは計算ノードに投入します。</w:t>
      </w:r>
    </w:p>
    <w:p w14:paraId="77F968E4" w14:textId="58E3872F" w:rsidR="00ED4388" w:rsidRDefault="00ED4388" w:rsidP="000F0F6A">
      <w:pPr>
        <w:pStyle w:val="afffffff9"/>
        <w:ind w:firstLine="220"/>
        <w:rPr>
          <w:rFonts w:asciiTheme="minorEastAsia" w:hAnsiTheme="minorEastAsia"/>
          <w:szCs w:val="22"/>
        </w:rPr>
      </w:pPr>
      <w:r>
        <w:rPr>
          <w:rFonts w:asciiTheme="minorEastAsia" w:hAnsiTheme="minorEastAsia" w:hint="eastAsia"/>
          <w:szCs w:val="22"/>
        </w:rPr>
        <w:t>なお、</w:t>
      </w:r>
      <w:r w:rsidR="005274E1">
        <w:rPr>
          <w:rFonts w:asciiTheme="minorEastAsia" w:hAnsiTheme="minorEastAsia" w:hint="eastAsia"/>
          <w:szCs w:val="22"/>
        </w:rPr>
        <w:t>「富岳」</w:t>
      </w:r>
      <w:r w:rsidR="0050249E">
        <w:rPr>
          <w:rFonts w:asciiTheme="minorEastAsia" w:hAnsiTheme="minorEastAsia" w:hint="eastAsia"/>
          <w:szCs w:val="22"/>
        </w:rPr>
        <w:t>計算ノードに</w:t>
      </w:r>
      <w:r w:rsidR="00E31184">
        <w:rPr>
          <w:rFonts w:asciiTheme="minorEastAsia" w:hAnsiTheme="minorEastAsia" w:hint="eastAsia"/>
          <w:szCs w:val="22"/>
        </w:rPr>
        <w:t>おいて動作実績がある最大並列数は、</w:t>
      </w:r>
      <w:r w:rsidR="00E31184" w:rsidRPr="0033696C">
        <w:rPr>
          <w:szCs w:val="22"/>
        </w:rPr>
        <w:t>66</w:t>
      </w:r>
      <w:r w:rsidR="0056372D" w:rsidRPr="0033696C">
        <w:rPr>
          <w:szCs w:val="22"/>
        </w:rPr>
        <w:t>,000 MPI</w:t>
      </w:r>
      <w:r w:rsidR="0056372D">
        <w:rPr>
          <w:rFonts w:asciiTheme="minorEastAsia" w:hAnsiTheme="minorEastAsia" w:hint="eastAsia"/>
          <w:szCs w:val="22"/>
        </w:rPr>
        <w:t>並列です。</w:t>
      </w:r>
    </w:p>
    <w:tbl>
      <w:tblPr>
        <w:tblStyle w:val="ad"/>
        <w:tblW w:w="0" w:type="auto"/>
        <w:tblLook w:val="04A0" w:firstRow="1" w:lastRow="0" w:firstColumn="1" w:lastColumn="0" w:noHBand="0" w:noVBand="1"/>
      </w:tblPr>
      <w:tblGrid>
        <w:gridCol w:w="8833"/>
      </w:tblGrid>
      <w:tr w:rsidR="00C618F1" w:rsidRPr="0048560C" w14:paraId="7DCD3150" w14:textId="77777777" w:rsidTr="0046246F">
        <w:tc>
          <w:tcPr>
            <w:tcW w:w="9059" w:type="dxa"/>
          </w:tcPr>
          <w:p w14:paraId="285EF82D" w14:textId="77777777" w:rsidR="004B78D5" w:rsidRPr="004B78D5" w:rsidRDefault="004B78D5" w:rsidP="004B78D5">
            <w:pPr>
              <w:pStyle w:val="a6"/>
              <w:ind w:firstLine="200"/>
              <w:jc w:val="left"/>
              <w:rPr>
                <w:rFonts w:asciiTheme="minorHAnsi" w:hAnsiTheme="minorHAnsi"/>
              </w:rPr>
            </w:pPr>
            <w:r w:rsidRPr="004B78D5">
              <w:rPr>
                <w:rFonts w:asciiTheme="minorHAnsi" w:hAnsiTheme="minorHAnsi"/>
              </w:rPr>
              <w:t>#!/bin/bash</w:t>
            </w:r>
          </w:p>
          <w:p w14:paraId="5E639822" w14:textId="77777777" w:rsidR="004B78D5" w:rsidRPr="004B78D5" w:rsidRDefault="004B78D5" w:rsidP="004B78D5">
            <w:pPr>
              <w:pStyle w:val="a6"/>
              <w:ind w:firstLine="200"/>
              <w:jc w:val="left"/>
              <w:rPr>
                <w:rFonts w:asciiTheme="minorHAnsi" w:hAnsiTheme="minorHAnsi"/>
              </w:rPr>
            </w:pPr>
            <w:r w:rsidRPr="004B78D5">
              <w:rPr>
                <w:rFonts w:asciiTheme="minorHAnsi" w:hAnsiTheme="minorHAnsi"/>
              </w:rPr>
              <w:t>#PJM -L "</w:t>
            </w:r>
            <w:proofErr w:type="spellStart"/>
            <w:r w:rsidRPr="004B78D5">
              <w:rPr>
                <w:rFonts w:asciiTheme="minorHAnsi" w:hAnsiTheme="minorHAnsi"/>
              </w:rPr>
              <w:t>rscgrp</w:t>
            </w:r>
            <w:proofErr w:type="spellEnd"/>
            <w:r w:rsidRPr="004B78D5">
              <w:rPr>
                <w:rFonts w:asciiTheme="minorHAnsi" w:hAnsiTheme="minorHAnsi"/>
              </w:rPr>
              <w:t>=small"</w:t>
            </w:r>
          </w:p>
          <w:p w14:paraId="2DD03CA0" w14:textId="77777777" w:rsidR="004B78D5" w:rsidRPr="004B78D5" w:rsidRDefault="004B78D5" w:rsidP="004B78D5">
            <w:pPr>
              <w:pStyle w:val="a6"/>
              <w:ind w:firstLine="200"/>
              <w:jc w:val="left"/>
              <w:rPr>
                <w:rFonts w:asciiTheme="minorHAnsi" w:hAnsiTheme="minorHAnsi"/>
              </w:rPr>
            </w:pPr>
            <w:r w:rsidRPr="004B78D5">
              <w:rPr>
                <w:rFonts w:asciiTheme="minorHAnsi" w:hAnsiTheme="minorHAnsi"/>
              </w:rPr>
              <w:t>#PJM -L "node=1"</w:t>
            </w:r>
          </w:p>
          <w:p w14:paraId="28B28BA9" w14:textId="77777777" w:rsidR="004B78D5" w:rsidRPr="004B78D5" w:rsidRDefault="004B78D5" w:rsidP="004B78D5">
            <w:pPr>
              <w:pStyle w:val="a6"/>
              <w:ind w:firstLine="200"/>
              <w:jc w:val="left"/>
              <w:rPr>
                <w:rFonts w:asciiTheme="minorHAnsi" w:hAnsiTheme="minorHAnsi"/>
              </w:rPr>
            </w:pPr>
            <w:r w:rsidRPr="004B78D5">
              <w:rPr>
                <w:rFonts w:asciiTheme="minorHAnsi" w:hAnsiTheme="minorHAnsi"/>
              </w:rPr>
              <w:t>#PJM -L "elapse=00:05:00"</w:t>
            </w:r>
          </w:p>
          <w:p w14:paraId="64A49B73" w14:textId="77777777" w:rsidR="004B78D5" w:rsidRPr="004B78D5" w:rsidRDefault="004B78D5" w:rsidP="004B78D5">
            <w:pPr>
              <w:pStyle w:val="a6"/>
              <w:ind w:firstLine="200"/>
              <w:jc w:val="left"/>
              <w:rPr>
                <w:rFonts w:asciiTheme="minorHAnsi" w:hAnsiTheme="minorHAnsi"/>
              </w:rPr>
            </w:pPr>
            <w:r w:rsidRPr="004B78D5">
              <w:rPr>
                <w:rFonts w:asciiTheme="minorHAnsi" w:hAnsiTheme="minorHAnsi"/>
              </w:rPr>
              <w:t>#PJM --mpi "proc=36"</w:t>
            </w:r>
          </w:p>
          <w:p w14:paraId="4E11B9FE" w14:textId="77777777" w:rsidR="00282F80" w:rsidRDefault="004B78D5" w:rsidP="00282F80">
            <w:pPr>
              <w:pStyle w:val="a6"/>
              <w:ind w:firstLine="200"/>
              <w:jc w:val="left"/>
              <w:rPr>
                <w:rFonts w:asciiTheme="minorHAnsi" w:hAnsiTheme="minorHAnsi"/>
              </w:rPr>
            </w:pPr>
            <w:r w:rsidRPr="004B78D5">
              <w:rPr>
                <w:rFonts w:asciiTheme="minorHAnsi" w:hAnsiTheme="minorHAnsi"/>
              </w:rPr>
              <w:t>#PJM -S</w:t>
            </w:r>
          </w:p>
          <w:p w14:paraId="19EC6871" w14:textId="32E2BDC6" w:rsidR="004B78D5" w:rsidRPr="004B78D5" w:rsidRDefault="00282F80" w:rsidP="00282F80">
            <w:pPr>
              <w:pStyle w:val="a6"/>
              <w:ind w:firstLine="200"/>
              <w:jc w:val="left"/>
              <w:rPr>
                <w:rFonts w:asciiTheme="minorHAnsi" w:hAnsiTheme="minorHAnsi"/>
              </w:rPr>
            </w:pPr>
            <w:r w:rsidRPr="00282F80">
              <w:rPr>
                <w:rFonts w:asciiTheme="minorHAnsi" w:hAnsiTheme="minorHAnsi"/>
              </w:rPr>
              <w:t>#PJM -</w:t>
            </w:r>
            <w:r w:rsidR="00856B9A">
              <w:rPr>
                <w:rFonts w:asciiTheme="minorHAnsi" w:hAnsiTheme="minorHAnsi"/>
              </w:rPr>
              <w:t>g</w:t>
            </w:r>
            <w:r w:rsidR="00856B9A" w:rsidRPr="00282F80">
              <w:rPr>
                <w:rFonts w:asciiTheme="minorHAnsi" w:hAnsiTheme="minorHAnsi"/>
              </w:rPr>
              <w:t xml:space="preserve"> </w:t>
            </w:r>
            <w:r w:rsidRPr="00282F80">
              <w:rPr>
                <w:rFonts w:asciiTheme="minorHAnsi" w:hAnsiTheme="minorHAnsi"/>
              </w:rPr>
              <w:t>&lt;</w:t>
            </w:r>
            <w:proofErr w:type="spellStart"/>
            <w:r w:rsidRPr="00282F80">
              <w:rPr>
                <w:rFonts w:asciiTheme="minorHAnsi" w:hAnsiTheme="minorHAnsi"/>
              </w:rPr>
              <w:t>groupname</w:t>
            </w:r>
            <w:proofErr w:type="spellEnd"/>
            <w:r w:rsidRPr="00282F80">
              <w:rPr>
                <w:rFonts w:asciiTheme="minorHAnsi" w:hAnsiTheme="minorHAnsi"/>
              </w:rPr>
              <w:t>&gt;</w:t>
            </w:r>
          </w:p>
          <w:p w14:paraId="56A14B5A" w14:textId="77777777"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#PJM -x PJM_LLIO_GFSCACHE=/vol0004</w:t>
            </w:r>
          </w:p>
          <w:p w14:paraId="04D49D08" w14:textId="77777777" w:rsidR="004B78D5" w:rsidRPr="004B78D5" w:rsidRDefault="004B78D5" w:rsidP="004B78D5">
            <w:pPr>
              <w:pStyle w:val="a6"/>
              <w:ind w:firstLine="200"/>
              <w:jc w:val="left"/>
              <w:rPr>
                <w:rFonts w:asciiTheme="minorHAnsi" w:hAnsiTheme="minorHAnsi"/>
              </w:rPr>
            </w:pPr>
          </w:p>
          <w:p w14:paraId="6B98ED82" w14:textId="77777777"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module use /vol0004/apps/</w:t>
            </w:r>
            <w:proofErr w:type="spellStart"/>
            <w:r w:rsidRPr="00BD438E">
              <w:rPr>
                <w:rFonts w:asciiTheme="minorHAnsi" w:hAnsiTheme="minorHAnsi"/>
                <w:color w:val="FF0000"/>
              </w:rPr>
              <w:t>isv</w:t>
            </w:r>
            <w:proofErr w:type="spellEnd"/>
            <w:r w:rsidRPr="00BD438E">
              <w:rPr>
                <w:rFonts w:asciiTheme="minorHAnsi" w:hAnsiTheme="minorHAnsi"/>
                <w:color w:val="FF0000"/>
              </w:rPr>
              <w:t>/</w:t>
            </w:r>
            <w:proofErr w:type="spellStart"/>
            <w:r w:rsidRPr="00BD438E">
              <w:rPr>
                <w:rFonts w:asciiTheme="minorHAnsi" w:hAnsiTheme="minorHAnsi"/>
                <w:color w:val="FF0000"/>
              </w:rPr>
              <w:t>scFLOW</w:t>
            </w:r>
            <w:proofErr w:type="spellEnd"/>
            <w:r w:rsidRPr="00BD438E">
              <w:rPr>
                <w:rFonts w:asciiTheme="minorHAnsi" w:hAnsiTheme="minorHAnsi"/>
                <w:color w:val="FF0000"/>
              </w:rPr>
              <w:t>/</w:t>
            </w:r>
            <w:proofErr w:type="spellStart"/>
            <w:r w:rsidRPr="00BD438E">
              <w:rPr>
                <w:rFonts w:asciiTheme="minorHAnsi" w:hAnsiTheme="minorHAnsi"/>
                <w:color w:val="FF0000"/>
              </w:rPr>
              <w:t>modulefiles</w:t>
            </w:r>
            <w:proofErr w:type="spellEnd"/>
          </w:p>
          <w:p w14:paraId="64DC7781" w14:textId="77777777"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module load scFLOW</w:t>
            </w:r>
          </w:p>
          <w:p w14:paraId="78E183A0" w14:textId="77777777" w:rsidR="004B78D5" w:rsidRPr="004B78D5" w:rsidRDefault="004B78D5" w:rsidP="004B78D5">
            <w:pPr>
              <w:pStyle w:val="a6"/>
              <w:ind w:firstLine="200"/>
              <w:jc w:val="left"/>
              <w:rPr>
                <w:rFonts w:asciiTheme="minorHAnsi" w:hAnsiTheme="minorHAnsi"/>
              </w:rPr>
            </w:pPr>
          </w:p>
          <w:p w14:paraId="7E838350" w14:textId="50D6058D"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export MSC_LICENSE_FILE=</w:t>
            </w:r>
            <w:r w:rsidR="005C693E" w:rsidRPr="00BD438E">
              <w:rPr>
                <w:rFonts w:asciiTheme="minorEastAsia" w:eastAsiaTheme="minorEastAsia" w:hAnsiTheme="minorEastAsia" w:hint="eastAsia"/>
                <w:i/>
                <w:color w:val="FF0000"/>
              </w:rPr>
              <w:t>ライセンスサーバーのポート番号</w:t>
            </w:r>
            <w:r w:rsidRPr="00BD438E">
              <w:rPr>
                <w:rFonts w:asciiTheme="minorEastAsia" w:eastAsiaTheme="minorEastAsia" w:hAnsiTheme="minorEastAsia"/>
                <w:color w:val="FF0000"/>
              </w:rPr>
              <w:t>@</w:t>
            </w:r>
            <w:r w:rsidR="005C693E" w:rsidRPr="00BD438E">
              <w:rPr>
                <w:rFonts w:asciiTheme="minorEastAsia" w:eastAsiaTheme="minorEastAsia" w:hAnsiTheme="minorEastAsia" w:hint="eastAsia"/>
                <w:i/>
                <w:color w:val="FF0000"/>
              </w:rPr>
              <w:t>ライセンスサーバーの</w:t>
            </w:r>
            <w:r w:rsidR="005C693E" w:rsidRPr="00BD438E">
              <w:rPr>
                <w:rFonts w:asciiTheme="minorEastAsia" w:eastAsiaTheme="minorEastAsia" w:hAnsiTheme="minorEastAsia"/>
                <w:i/>
                <w:color w:val="FF0000"/>
              </w:rPr>
              <w:t>IP</w:t>
            </w:r>
            <w:r w:rsidR="00AF0594" w:rsidRPr="00BD438E">
              <w:rPr>
                <w:rFonts w:asciiTheme="minorEastAsia" w:eastAsiaTheme="minorEastAsia" w:hAnsiTheme="minorEastAsia" w:hint="eastAsia"/>
                <w:i/>
                <w:color w:val="FF0000"/>
              </w:rPr>
              <w:t>アドレス</w:t>
            </w:r>
          </w:p>
          <w:p w14:paraId="16518D60" w14:textId="77777777" w:rsidR="004B78D5" w:rsidRPr="004B78D5" w:rsidRDefault="004B78D5" w:rsidP="004B78D5">
            <w:pPr>
              <w:pStyle w:val="a6"/>
              <w:ind w:firstLine="200"/>
              <w:jc w:val="left"/>
              <w:rPr>
                <w:rFonts w:asciiTheme="minorHAnsi" w:hAnsiTheme="minorHAnsi"/>
              </w:rPr>
            </w:pPr>
          </w:p>
          <w:p w14:paraId="51A95259" w14:textId="77777777"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/home/system/tool/</w:t>
            </w:r>
            <w:proofErr w:type="spellStart"/>
            <w:r w:rsidRPr="00BD438E">
              <w:rPr>
                <w:rFonts w:asciiTheme="minorHAnsi" w:hAnsiTheme="minorHAnsi"/>
                <w:color w:val="FF0000"/>
              </w:rPr>
              <w:t>dir_transfer</w:t>
            </w:r>
            <w:proofErr w:type="spellEnd"/>
            <w:r w:rsidRPr="00BD438E">
              <w:rPr>
                <w:rFonts w:asciiTheme="minorHAnsi" w:hAnsiTheme="minorHAnsi"/>
                <w:color w:val="FF0000"/>
              </w:rPr>
              <w:t xml:space="preserve"> ${SOLVERPATH} ${PMETISLIBPATH} ${CMNLIBPATH}</w:t>
            </w:r>
          </w:p>
          <w:p w14:paraId="67C8FC31" w14:textId="77777777" w:rsidR="004B78D5" w:rsidRPr="004B78D5" w:rsidRDefault="004B78D5" w:rsidP="004B78D5">
            <w:pPr>
              <w:pStyle w:val="a6"/>
              <w:ind w:firstLine="200"/>
              <w:jc w:val="left"/>
              <w:rPr>
                <w:rFonts w:asciiTheme="minorHAnsi" w:hAnsiTheme="minorHAnsi"/>
              </w:rPr>
            </w:pPr>
          </w:p>
          <w:p w14:paraId="20C23309" w14:textId="34F2D513" w:rsidR="00D45FFE" w:rsidRPr="00D45FFE" w:rsidRDefault="00D45FFE" w:rsidP="00D45FFE">
            <w:pPr>
              <w:pStyle w:val="a6"/>
              <w:ind w:firstLine="200"/>
              <w:jc w:val="left"/>
              <w:rPr>
                <w:rFonts w:asciiTheme="minorHAnsi" w:hAnsiTheme="minorHAnsi"/>
              </w:rPr>
            </w:pPr>
            <w:r w:rsidRPr="00D45FFE">
              <w:rPr>
                <w:rFonts w:asciiTheme="minorHAnsi" w:hAnsiTheme="minorHAnsi"/>
              </w:rPr>
              <w:t>LFILE=</w:t>
            </w:r>
            <w:r w:rsidR="008E7BFA" w:rsidRPr="00A936D0">
              <w:rPr>
                <w:rFonts w:asciiTheme="minorEastAsia" w:eastAsiaTheme="minorEastAsia" w:hAnsiTheme="minorEastAsia" w:hint="eastAsia"/>
                <w:i/>
                <w:iCs/>
              </w:rPr>
              <w:t>出力ログファイル名</w:t>
            </w:r>
          </w:p>
          <w:p w14:paraId="552CB2C4" w14:textId="6396032A" w:rsidR="00D45FFE" w:rsidRPr="00D45FFE" w:rsidRDefault="00D45FFE" w:rsidP="00D45FFE">
            <w:pPr>
              <w:pStyle w:val="a6"/>
              <w:ind w:firstLine="200"/>
              <w:jc w:val="left"/>
              <w:rPr>
                <w:rFonts w:asciiTheme="minorHAnsi" w:hAnsiTheme="minorHAnsi"/>
              </w:rPr>
            </w:pPr>
            <w:proofErr w:type="spellStart"/>
            <w:r w:rsidRPr="00D45FFE">
              <w:rPr>
                <w:rFonts w:asciiTheme="minorHAnsi" w:hAnsiTheme="minorHAnsi"/>
              </w:rPr>
              <w:t>scflowsol</w:t>
            </w:r>
            <w:proofErr w:type="spellEnd"/>
            <w:r w:rsidRPr="00D45FFE">
              <w:rPr>
                <w:rFonts w:asciiTheme="minorHAnsi" w:hAnsiTheme="minorHAnsi"/>
              </w:rPr>
              <w:t xml:space="preserve"> -</w:t>
            </w:r>
            <w:proofErr w:type="spellStart"/>
            <w:r w:rsidRPr="00D45FFE">
              <w:rPr>
                <w:rFonts w:asciiTheme="minorHAnsi" w:hAnsiTheme="minorHAnsi"/>
              </w:rPr>
              <w:t>lfilename</w:t>
            </w:r>
            <w:proofErr w:type="spellEnd"/>
            <w:r w:rsidRPr="00D45FFE">
              <w:rPr>
                <w:rFonts w:asciiTheme="minorHAnsi" w:hAnsiTheme="minorHAnsi"/>
              </w:rPr>
              <w:t xml:space="preserve"> ${LFILE}.1.0 </w:t>
            </w:r>
            <w:r w:rsidR="008E7BFA" w:rsidRPr="00A936D0">
              <w:rPr>
                <w:rFonts w:asciiTheme="minorEastAsia" w:eastAsiaTheme="minorEastAsia" w:hAnsiTheme="minorEastAsia" w:hint="eastAsia"/>
                <w:i/>
                <w:iCs/>
              </w:rPr>
              <w:t>入力用設定ファイル</w:t>
            </w:r>
            <w:r w:rsidR="00397775">
              <w:rPr>
                <w:rFonts w:asciiTheme="minorEastAsia" w:eastAsiaTheme="minorEastAsia" w:hAnsiTheme="minorEastAsia" w:hint="eastAsia"/>
                <w:i/>
                <w:iCs/>
              </w:rPr>
              <w:t>名</w:t>
            </w:r>
            <w:r w:rsidR="00397775" w:rsidRPr="00BC421E">
              <w:rPr>
                <w:rFonts w:asciiTheme="minorHAnsi" w:eastAsiaTheme="minorEastAsia" w:hAnsiTheme="minorHAnsi"/>
              </w:rPr>
              <w:t>.</w:t>
            </w:r>
            <w:proofErr w:type="spellStart"/>
            <w:r w:rsidR="00397775" w:rsidRPr="00BC421E">
              <w:rPr>
                <w:rFonts w:asciiTheme="minorHAnsi" w:eastAsiaTheme="minorEastAsia" w:hAnsiTheme="minorHAnsi"/>
              </w:rPr>
              <w:t>sph</w:t>
            </w:r>
            <w:proofErr w:type="spellEnd"/>
            <w:r w:rsidRPr="00D45FFE">
              <w:rPr>
                <w:rFonts w:asciiTheme="minorHAnsi" w:hAnsiTheme="minorHAnsi"/>
              </w:rPr>
              <w:t xml:space="preserve"> </w:t>
            </w:r>
            <w:r w:rsidR="008E7BFA">
              <w:rPr>
                <w:rFonts w:asciiTheme="minorHAnsi" w:hAnsiTheme="minorHAnsi"/>
              </w:rPr>
              <w:t>36</w:t>
            </w:r>
            <w:r w:rsidRPr="00D45FFE">
              <w:rPr>
                <w:rFonts w:asciiTheme="minorHAnsi" w:hAnsiTheme="minorHAnsi"/>
              </w:rPr>
              <w:t>:1 -</w:t>
            </w:r>
            <w:proofErr w:type="spellStart"/>
            <w:r w:rsidRPr="00D45FFE">
              <w:rPr>
                <w:rFonts w:asciiTheme="minorHAnsi" w:hAnsiTheme="minorHAnsi"/>
              </w:rPr>
              <w:t>stdout</w:t>
            </w:r>
            <w:proofErr w:type="spellEnd"/>
            <w:r w:rsidRPr="00D45FFE">
              <w:rPr>
                <w:rFonts w:asciiTheme="minorHAnsi" w:hAnsiTheme="minorHAnsi"/>
              </w:rPr>
              <w:t>-proc ${LFILE}</w:t>
            </w:r>
          </w:p>
          <w:p w14:paraId="5794A078" w14:textId="056F23C4" w:rsidR="004B78D5" w:rsidRDefault="00D45FFE" w:rsidP="004B78D5">
            <w:pPr>
              <w:pStyle w:val="a6"/>
              <w:ind w:firstLine="200"/>
              <w:jc w:val="left"/>
              <w:rPr>
                <w:rFonts w:asciiTheme="minorHAnsi" w:hAnsiTheme="minorHAnsi"/>
              </w:rPr>
            </w:pPr>
            <w:r w:rsidRPr="00D45FFE">
              <w:rPr>
                <w:rFonts w:asciiTheme="minorHAnsi" w:hAnsiTheme="minorHAnsi"/>
              </w:rPr>
              <w:t>mv ${LFILE}.1.0 ${LFILE}</w:t>
            </w:r>
          </w:p>
          <w:p w14:paraId="11F306C1" w14:textId="77777777" w:rsidR="008E7BFA" w:rsidRPr="008E7BFA" w:rsidRDefault="008E7BFA" w:rsidP="004B78D5">
            <w:pPr>
              <w:pStyle w:val="a6"/>
              <w:ind w:firstLine="200"/>
              <w:jc w:val="left"/>
              <w:rPr>
                <w:rFonts w:asciiTheme="minorHAnsi" w:hAnsiTheme="minorHAnsi"/>
              </w:rPr>
            </w:pPr>
          </w:p>
          <w:p w14:paraId="07F9BB23" w14:textId="7BDCF3EE"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/home/system/tool/</w:t>
            </w:r>
            <w:proofErr w:type="spellStart"/>
            <w:r w:rsidRPr="00BD438E">
              <w:rPr>
                <w:rFonts w:asciiTheme="minorHAnsi" w:hAnsiTheme="minorHAnsi"/>
                <w:color w:val="FF0000"/>
              </w:rPr>
              <w:t>dir_transfer</w:t>
            </w:r>
            <w:proofErr w:type="spellEnd"/>
            <w:r w:rsidRPr="00BD438E">
              <w:rPr>
                <w:rFonts w:asciiTheme="minorHAnsi" w:hAnsiTheme="minorHAnsi"/>
                <w:color w:val="FF0000"/>
              </w:rPr>
              <w:t xml:space="preserve"> -p ${SOLVERPATH} ${PMETISLIBPATH} ${CMNLIBPATH}</w:t>
            </w:r>
          </w:p>
          <w:p w14:paraId="76C4FA8F" w14:textId="5A9B6E6B" w:rsidR="00160B53" w:rsidRPr="00160B53" w:rsidRDefault="00160B53" w:rsidP="00CB1B43">
            <w:pPr>
              <w:pStyle w:val="a6"/>
              <w:ind w:leftChars="100" w:left="200" w:firstLineChars="0" w:firstLine="0"/>
              <w:jc w:val="left"/>
              <w:rPr>
                <w:rFonts w:asciiTheme="minorHAnsi" w:hAnsiTheme="minorHAnsi"/>
              </w:rPr>
            </w:pPr>
          </w:p>
        </w:tc>
      </w:tr>
    </w:tbl>
    <w:p w14:paraId="69C9B51C" w14:textId="0DE656E2" w:rsidR="0046246F" w:rsidRPr="00780EAA" w:rsidRDefault="0046246F" w:rsidP="001E58A2">
      <w:pPr>
        <w:pStyle w:val="a6"/>
        <w:ind w:firstLine="220"/>
        <w:rPr>
          <w:rFonts w:asciiTheme="minorHAnsi" w:eastAsiaTheme="minorEastAsia" w:hAnsiTheme="minorHAnsi"/>
          <w:sz w:val="22"/>
          <w:szCs w:val="22"/>
        </w:rPr>
      </w:pPr>
      <w:r w:rsidRPr="00780EAA">
        <w:rPr>
          <w:rFonts w:asciiTheme="minorHAnsi" w:eastAsiaTheme="minorEastAsia" w:hAnsiTheme="minorHAnsi" w:hint="eastAsia"/>
          <w:sz w:val="22"/>
          <w:szCs w:val="22"/>
        </w:rPr>
        <w:t>本ジョブスクリプトは、入力</w:t>
      </w:r>
      <w:r w:rsidR="004F5242" w:rsidRPr="00780EAA">
        <w:rPr>
          <w:rFonts w:asciiTheme="minorHAnsi" w:eastAsiaTheme="minorEastAsia" w:hAnsiTheme="minorHAnsi" w:hint="eastAsia"/>
          <w:sz w:val="22"/>
          <w:szCs w:val="22"/>
        </w:rPr>
        <w:t>用設定ファイル</w:t>
      </w:r>
      <w:r w:rsidRPr="00780EAA">
        <w:rPr>
          <w:rFonts w:asciiTheme="minorHAnsi" w:eastAsiaTheme="minorEastAsia" w:hAnsiTheme="minorHAnsi"/>
          <w:sz w:val="22"/>
          <w:szCs w:val="22"/>
        </w:rPr>
        <w:t>(</w:t>
      </w:r>
      <w:r w:rsidRPr="00780EAA">
        <w:rPr>
          <w:rFonts w:asciiTheme="minorHAnsi" w:eastAsiaTheme="minorEastAsia" w:hAnsiTheme="minorHAnsi" w:hint="eastAsia"/>
          <w:sz w:val="22"/>
          <w:szCs w:val="22"/>
        </w:rPr>
        <w:t>拡張子</w:t>
      </w:r>
      <w:r w:rsidRPr="00780EAA">
        <w:rPr>
          <w:rFonts w:asciiTheme="minorHAnsi" w:eastAsiaTheme="minorEastAsia" w:hAnsiTheme="minorHAnsi"/>
          <w:sz w:val="22"/>
          <w:szCs w:val="22"/>
        </w:rPr>
        <w:t>.</w:t>
      </w:r>
      <w:proofErr w:type="spellStart"/>
      <w:r w:rsidRPr="00780EAA">
        <w:rPr>
          <w:rFonts w:asciiTheme="minorHAnsi" w:eastAsiaTheme="minorEastAsia" w:hAnsiTheme="minorHAnsi"/>
          <w:sz w:val="22"/>
          <w:szCs w:val="22"/>
        </w:rPr>
        <w:t>sph</w:t>
      </w:r>
      <w:proofErr w:type="spellEnd"/>
      <w:r w:rsidRPr="00780EAA">
        <w:rPr>
          <w:rFonts w:asciiTheme="minorHAnsi" w:eastAsiaTheme="minorEastAsia" w:hAnsiTheme="minorHAnsi"/>
          <w:sz w:val="22"/>
          <w:szCs w:val="22"/>
        </w:rPr>
        <w:t>)</w:t>
      </w:r>
      <w:r w:rsidRPr="00780EAA">
        <w:rPr>
          <w:rFonts w:asciiTheme="minorHAnsi" w:eastAsiaTheme="minorEastAsia" w:hAnsiTheme="minorHAnsi" w:hint="eastAsia"/>
          <w:sz w:val="22"/>
          <w:szCs w:val="22"/>
        </w:rPr>
        <w:t>が格納されたディレクトリ直下からジョブ投入することを前提としています。</w:t>
      </w:r>
    </w:p>
    <w:p w14:paraId="7A4124D0" w14:textId="77777777" w:rsidR="00C618F1" w:rsidRPr="0048560C" w:rsidRDefault="00C618F1" w:rsidP="00C618F1">
      <w:pPr>
        <w:pStyle w:val="a6"/>
        <w:ind w:firstLineChars="0" w:firstLine="0"/>
        <w:rPr>
          <w:rFonts w:asciiTheme="minorHAnsi" w:hAnsiTheme="minorHAnsi"/>
        </w:rPr>
      </w:pPr>
    </w:p>
    <w:p w14:paraId="1E2E0F19" w14:textId="14C1E4C1" w:rsidR="00EC6C57" w:rsidRPr="0048560C" w:rsidRDefault="00982AE2" w:rsidP="00EC6C57">
      <w:pPr>
        <w:pStyle w:val="20"/>
        <w:ind w:left="567"/>
        <w:jc w:val="left"/>
        <w:rPr>
          <w:rFonts w:asciiTheme="minorHAnsi" w:hAnsiTheme="minorHAnsi"/>
          <w:szCs w:val="28"/>
        </w:rPr>
      </w:pPr>
      <w:bookmarkStart w:id="32" w:name="_Toc128149447"/>
      <w:r>
        <w:rPr>
          <w:rFonts w:asciiTheme="minorHAnsi" w:hAnsiTheme="minorHAnsi" w:hint="eastAsia"/>
          <w:bCs/>
          <w:szCs w:val="28"/>
        </w:rPr>
        <w:t>実行時の環境設定</w:t>
      </w:r>
      <w:r w:rsidR="00C618F1" w:rsidRPr="0048560C">
        <w:rPr>
          <w:rFonts w:asciiTheme="minorHAnsi" w:hAnsiTheme="minorHAnsi"/>
          <w:bCs/>
          <w:szCs w:val="28"/>
        </w:rPr>
        <w:t>について</w:t>
      </w:r>
      <w:bookmarkEnd w:id="32"/>
    </w:p>
    <w:p w14:paraId="4E62CA63" w14:textId="0252D65C" w:rsidR="00E86D92" w:rsidRDefault="000B2E24" w:rsidP="00284E95">
      <w:pPr>
        <w:pStyle w:val="a6"/>
        <w:numPr>
          <w:ilvl w:val="0"/>
          <w:numId w:val="42"/>
        </w:numPr>
        <w:ind w:firstLineChars="0"/>
        <w:rPr>
          <w:rFonts w:asciiTheme="minorHAnsi" w:eastAsiaTheme="minorEastAsia" w:hAnsiTheme="minorHAnsi"/>
          <w:sz w:val="22"/>
          <w:szCs w:val="22"/>
        </w:rPr>
      </w:pPr>
      <w:r w:rsidRPr="003C0251">
        <w:rPr>
          <w:rFonts w:asciiTheme="minorHAnsi" w:eastAsiaTheme="minorEastAsia" w:hAnsiTheme="minorHAnsi"/>
          <w:sz w:val="22"/>
          <w:szCs w:val="22"/>
        </w:rPr>
        <w:t>#PJM -x PJM_LLIO_GFSCACHE</w:t>
      </w:r>
      <w:r w:rsidR="00A1062C" w:rsidRPr="00A1062C">
        <w:rPr>
          <w:rFonts w:asciiTheme="minorHAnsi" w:eastAsiaTheme="minorEastAsia" w:hAnsiTheme="minorHAnsi"/>
          <w:sz w:val="22"/>
          <w:szCs w:val="22"/>
        </w:rPr>
        <w:t>=/vol0004</w:t>
      </w:r>
    </w:p>
    <w:p w14:paraId="69FE5BBC" w14:textId="7BD4D348" w:rsidR="00E86D92" w:rsidRPr="003C0251" w:rsidRDefault="006F6449" w:rsidP="001E58A2">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ジョブ投入時に指定する環境変数</w:t>
      </w:r>
      <w:r w:rsidR="00F529D8" w:rsidRPr="006A4236">
        <w:rPr>
          <w:rFonts w:asciiTheme="minorHAnsi" w:eastAsiaTheme="minorEastAsia" w:hAnsiTheme="minorHAnsi"/>
          <w:sz w:val="22"/>
          <w:szCs w:val="22"/>
        </w:rPr>
        <w:t>PJM_LLIO_GFSCACHE</w:t>
      </w:r>
      <w:r w:rsidR="00F529D8">
        <w:rPr>
          <w:rFonts w:asciiTheme="minorHAnsi" w:eastAsiaTheme="minorEastAsia" w:hAnsiTheme="minorHAnsi" w:hint="eastAsia"/>
          <w:sz w:val="22"/>
          <w:szCs w:val="22"/>
        </w:rPr>
        <w:t>に</w:t>
      </w:r>
      <w:r>
        <w:rPr>
          <w:rFonts w:asciiTheme="minorHAnsi" w:eastAsiaTheme="minorEastAsia" w:hAnsiTheme="minorHAnsi" w:hint="eastAsia"/>
          <w:sz w:val="22"/>
          <w:szCs w:val="22"/>
        </w:rPr>
        <w:t>必ず</w:t>
      </w:r>
      <w:r w:rsidR="006256A3">
        <w:rPr>
          <w:rFonts w:asciiTheme="minorHAnsi" w:eastAsiaTheme="minorEastAsia" w:hAnsiTheme="minorHAnsi" w:hint="eastAsia"/>
          <w:sz w:val="22"/>
          <w:szCs w:val="22"/>
        </w:rPr>
        <w:t xml:space="preserve"> </w:t>
      </w:r>
      <w:r w:rsidR="006C1F2F">
        <w:rPr>
          <w:rFonts w:asciiTheme="minorHAnsi" w:eastAsiaTheme="minorEastAsia" w:hAnsiTheme="minorHAnsi" w:hint="eastAsia"/>
          <w:sz w:val="22"/>
          <w:szCs w:val="22"/>
        </w:rPr>
        <w:t>/</w:t>
      </w:r>
      <w:r w:rsidR="006C1F2F">
        <w:rPr>
          <w:rFonts w:asciiTheme="minorHAnsi" w:eastAsiaTheme="minorEastAsia" w:hAnsiTheme="minorHAnsi"/>
          <w:sz w:val="22"/>
          <w:szCs w:val="22"/>
        </w:rPr>
        <w:t xml:space="preserve">vol0004 </w:t>
      </w:r>
      <w:r w:rsidR="006C1F2F">
        <w:rPr>
          <w:rFonts w:asciiTheme="minorHAnsi" w:eastAsiaTheme="minorEastAsia" w:hAnsiTheme="minorHAnsi" w:hint="eastAsia"/>
          <w:sz w:val="22"/>
          <w:szCs w:val="22"/>
        </w:rPr>
        <w:t>を指定してください。</w:t>
      </w:r>
    </w:p>
    <w:p w14:paraId="004BB2E1" w14:textId="77777777" w:rsidR="00E86D92" w:rsidRPr="003C0251" w:rsidRDefault="00E86D92" w:rsidP="003C0251">
      <w:pPr>
        <w:pStyle w:val="a6"/>
        <w:ind w:firstLineChars="0"/>
        <w:rPr>
          <w:rFonts w:asciiTheme="minorEastAsia" w:eastAsiaTheme="minorEastAsia" w:hAnsiTheme="minorEastAsia"/>
          <w:sz w:val="22"/>
          <w:szCs w:val="22"/>
        </w:rPr>
      </w:pPr>
    </w:p>
    <w:p w14:paraId="72C09CFC" w14:textId="3EFB28CF" w:rsidR="00284E95" w:rsidRPr="00C961DE" w:rsidRDefault="00284E95" w:rsidP="00284E95">
      <w:pPr>
        <w:pStyle w:val="a6"/>
        <w:numPr>
          <w:ilvl w:val="0"/>
          <w:numId w:val="42"/>
        </w:numPr>
        <w:ind w:firstLineChars="0"/>
        <w:rPr>
          <w:rFonts w:asciiTheme="minorEastAsia" w:eastAsiaTheme="minorEastAsia" w:hAnsiTheme="minorEastAsia"/>
          <w:sz w:val="22"/>
          <w:szCs w:val="22"/>
        </w:rPr>
      </w:pPr>
      <w:r w:rsidRPr="00C961DE">
        <w:rPr>
          <w:rFonts w:asciiTheme="minorHAnsi" w:eastAsiaTheme="minorEastAsia" w:hAnsiTheme="minorHAnsi"/>
          <w:sz w:val="22"/>
          <w:szCs w:val="22"/>
        </w:rPr>
        <w:t xml:space="preserve">module </w:t>
      </w:r>
      <w:r w:rsidRPr="00C961DE">
        <w:rPr>
          <w:rFonts w:asciiTheme="minorEastAsia" w:eastAsiaTheme="minorEastAsia" w:hAnsiTheme="minorEastAsia" w:hint="eastAsia"/>
          <w:sz w:val="22"/>
          <w:szCs w:val="22"/>
        </w:rPr>
        <w:t>コマンド</w:t>
      </w:r>
    </w:p>
    <w:p w14:paraId="62535227" w14:textId="77777777" w:rsidR="00284E95" w:rsidRPr="00C961DE" w:rsidRDefault="00284E95" w:rsidP="001E58A2">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31837D82" w14:textId="77777777" w:rsidR="00284E95" w:rsidRPr="001F27BD" w:rsidRDefault="00284E95" w:rsidP="00284E95">
      <w:pPr>
        <w:pStyle w:val="a6"/>
        <w:ind w:left="620" w:firstLineChars="0" w:firstLine="0"/>
      </w:pPr>
    </w:p>
    <w:p w14:paraId="1C72A7D0" w14:textId="77777777" w:rsidR="00284E95" w:rsidRDefault="00284E95" w:rsidP="00284E95">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759CAA41" w14:textId="650DE728" w:rsidR="00284E95" w:rsidRDefault="005C7ADF" w:rsidP="001E58A2">
      <w:pPr>
        <w:pStyle w:val="a6"/>
        <w:ind w:left="840" w:firstLine="220"/>
        <w:rPr>
          <w:rFonts w:asciiTheme="minorHAnsi" w:eastAsiaTheme="minorEastAsia" w:hAnsiTheme="minorHAnsi"/>
          <w:sz w:val="22"/>
          <w:szCs w:val="22"/>
        </w:rPr>
      </w:pPr>
      <w:proofErr w:type="spellStart"/>
      <w:r w:rsidRPr="005C7ADF">
        <w:rPr>
          <w:rFonts w:asciiTheme="minorHAnsi" w:eastAsiaTheme="minorEastAsia" w:hAnsiTheme="minorHAnsi" w:hint="eastAsia"/>
          <w:color w:val="FF0000"/>
          <w:sz w:val="22"/>
          <w:szCs w:val="22"/>
        </w:rPr>
        <w:t>m</w:t>
      </w:r>
      <w:r w:rsidRPr="005C7ADF">
        <w:rPr>
          <w:rFonts w:asciiTheme="minorHAnsi" w:eastAsiaTheme="minorEastAsia" w:hAnsiTheme="minorHAnsi"/>
          <w:color w:val="FF0000"/>
          <w:sz w:val="22"/>
          <w:szCs w:val="22"/>
        </w:rPr>
        <w:t>odulefile</w:t>
      </w:r>
      <w:proofErr w:type="spellEnd"/>
      <w:r w:rsidR="00284E95">
        <w:rPr>
          <w:rFonts w:asciiTheme="minorHAnsi" w:eastAsiaTheme="minorEastAsia" w:hAnsiTheme="minorHAnsi" w:hint="eastAsia"/>
          <w:sz w:val="22"/>
          <w:szCs w:val="22"/>
        </w:rPr>
        <w:t>の格納場所を指定します</w:t>
      </w:r>
      <w:r w:rsidR="00284E95" w:rsidRPr="0048560C">
        <w:rPr>
          <w:rFonts w:asciiTheme="minorHAnsi" w:eastAsiaTheme="minorEastAsia" w:hAnsiTheme="minorHAnsi"/>
          <w:sz w:val="22"/>
          <w:szCs w:val="22"/>
        </w:rPr>
        <w:t>。</w:t>
      </w:r>
      <w:r w:rsidR="00284E95">
        <w:rPr>
          <w:rFonts w:asciiTheme="minorHAnsi" w:eastAsiaTheme="minorEastAsia" w:hAnsiTheme="minorHAnsi" w:hint="eastAsia"/>
          <w:sz w:val="22"/>
          <w:szCs w:val="22"/>
        </w:rPr>
        <w:t>変更しないでください。</w:t>
      </w:r>
    </w:p>
    <w:p w14:paraId="163C7BB3" w14:textId="77777777" w:rsidR="00284E95" w:rsidRDefault="00284E95" w:rsidP="00284E95">
      <w:pPr>
        <w:pStyle w:val="a6"/>
        <w:ind w:firstLineChars="0"/>
        <w:rPr>
          <w:rFonts w:asciiTheme="minorHAnsi" w:eastAsiaTheme="minorEastAsia" w:hAnsiTheme="minorHAnsi"/>
          <w:sz w:val="22"/>
          <w:szCs w:val="22"/>
        </w:rPr>
      </w:pPr>
    </w:p>
    <w:p w14:paraId="29622DB6" w14:textId="3527BAC4" w:rsidR="00284E95" w:rsidRDefault="00284E95" w:rsidP="00284E95">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C961DE">
        <w:rPr>
          <w:rFonts w:asciiTheme="minorHAnsi" w:eastAsiaTheme="minorEastAsia" w:hAnsiTheme="minorHAnsi"/>
          <w:color w:val="FF0000"/>
          <w:sz w:val="22"/>
          <w:szCs w:val="22"/>
        </w:rPr>
        <w:t xml:space="preserve"> </w:t>
      </w:r>
      <w:proofErr w:type="spellStart"/>
      <w:r w:rsidR="005C7ADF">
        <w:rPr>
          <w:rFonts w:asciiTheme="minorHAnsi" w:eastAsiaTheme="minorEastAsia" w:hAnsiTheme="minorHAnsi" w:hint="eastAsia"/>
          <w:i/>
          <w:iCs/>
          <w:color w:val="FF0000"/>
          <w:sz w:val="22"/>
          <w:szCs w:val="22"/>
        </w:rPr>
        <w:t>m</w:t>
      </w:r>
      <w:r w:rsidR="005C7ADF">
        <w:rPr>
          <w:rFonts w:asciiTheme="minorHAnsi" w:eastAsiaTheme="minorEastAsia" w:hAnsiTheme="minorHAnsi"/>
          <w:i/>
          <w:iCs/>
          <w:color w:val="FF0000"/>
          <w:sz w:val="22"/>
          <w:szCs w:val="22"/>
        </w:rPr>
        <w:t>odulefile</w:t>
      </w:r>
      <w:proofErr w:type="spellEnd"/>
    </w:p>
    <w:p w14:paraId="368074FC" w14:textId="12F406F7" w:rsidR="00284E95" w:rsidRPr="00C961DE" w:rsidRDefault="005C7ADF" w:rsidP="001E58A2">
      <w:pPr>
        <w:pStyle w:val="afffffff8"/>
        <w:ind w:left="800" w:firstLineChars="100" w:firstLine="220"/>
        <w:rPr>
          <w:rFonts w:asciiTheme="minorHAnsi" w:eastAsiaTheme="minorEastAsia" w:hAnsiTheme="minorHAnsi"/>
          <w:sz w:val="22"/>
          <w:szCs w:val="22"/>
        </w:rPr>
      </w:pPr>
      <w:proofErr w:type="spellStart"/>
      <w:r>
        <w:rPr>
          <w:rFonts w:asciiTheme="minorHAnsi" w:eastAsiaTheme="minorEastAsia" w:hAnsiTheme="minorHAnsi" w:hint="eastAsia"/>
          <w:i/>
          <w:iCs/>
          <w:color w:val="FF0000"/>
          <w:sz w:val="22"/>
          <w:szCs w:val="22"/>
        </w:rPr>
        <w:t>m</w:t>
      </w:r>
      <w:r>
        <w:rPr>
          <w:rFonts w:asciiTheme="minorHAnsi" w:eastAsiaTheme="minorEastAsia" w:hAnsiTheme="minorHAnsi"/>
          <w:i/>
          <w:iCs/>
          <w:color w:val="FF0000"/>
          <w:sz w:val="22"/>
          <w:szCs w:val="22"/>
        </w:rPr>
        <w:t>odulefile</w:t>
      </w:r>
      <w:proofErr w:type="spellEnd"/>
      <w:r w:rsidR="00284E95">
        <w:rPr>
          <w:rFonts w:asciiTheme="minorHAnsi" w:eastAsiaTheme="minorEastAsia" w:hAnsiTheme="minorHAnsi" w:hint="eastAsia"/>
          <w:sz w:val="22"/>
          <w:szCs w:val="22"/>
        </w:rPr>
        <w:t xml:space="preserve"> </w:t>
      </w:r>
      <w:r w:rsidR="00284E95">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243"/>
      </w:tblGrid>
      <w:tr w:rsidR="00284E95" w:rsidRPr="00EC6759" w14:paraId="2D377A09" w14:textId="77777777" w:rsidTr="0044395D">
        <w:tc>
          <w:tcPr>
            <w:tcW w:w="8469" w:type="dxa"/>
          </w:tcPr>
          <w:p w14:paraId="7914C787" w14:textId="3FE087C6" w:rsidR="00284E95" w:rsidRPr="001A33EA" w:rsidRDefault="00284E95" w:rsidP="0044395D">
            <w:pPr>
              <w:pStyle w:val="a6"/>
              <w:ind w:firstLine="200"/>
              <w:rPr>
                <w:rFonts w:asciiTheme="minorHAnsi" w:hAnsiTheme="minorHAnsi"/>
              </w:rPr>
            </w:pPr>
            <w:r w:rsidRPr="00EC6759">
              <w:rPr>
                <w:rFonts w:asciiTheme="minorHAnsi" w:eastAsiaTheme="minorEastAsia" w:hAnsiTheme="minorHAnsi"/>
              </w:rPr>
              <w:t>module load</w:t>
            </w:r>
            <w:r w:rsidRPr="00EC6759">
              <w:rPr>
                <w:rFonts w:asciiTheme="minorHAnsi" w:eastAsiaTheme="minorEastAsia" w:hAnsiTheme="minorHAnsi"/>
                <w:color w:val="FF0000"/>
              </w:rPr>
              <w:t xml:space="preserve"> </w:t>
            </w:r>
            <w:r>
              <w:rPr>
                <w:rFonts w:asciiTheme="minorHAnsi" w:eastAsiaTheme="minorEastAsia" w:hAnsiTheme="minorHAnsi" w:hint="eastAsia"/>
                <w:color w:val="FF0000"/>
              </w:rPr>
              <w:t>s</w:t>
            </w:r>
            <w:r>
              <w:rPr>
                <w:rFonts w:asciiTheme="minorHAnsi" w:eastAsiaTheme="minorEastAsia" w:hAnsiTheme="minorHAnsi"/>
                <w:color w:val="FF0000"/>
              </w:rPr>
              <w:t>cFLOW</w:t>
            </w:r>
          </w:p>
        </w:tc>
      </w:tr>
    </w:tbl>
    <w:p w14:paraId="445165A4" w14:textId="77777777" w:rsidR="00284E95" w:rsidRDefault="00284E95" w:rsidP="001E58A2">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01B50B2A" w14:textId="762CDA11" w:rsidR="00284E95" w:rsidRDefault="00284E95" w:rsidP="00284E95">
      <w:pPr>
        <w:pStyle w:val="a6"/>
        <w:ind w:left="851" w:firstLineChars="0" w:firstLine="0"/>
        <w:rPr>
          <w:rFonts w:asciiTheme="minorHAnsi" w:eastAsiaTheme="minorEastAsia" w:hAnsiTheme="minorHAnsi"/>
          <w:sz w:val="22"/>
          <w:szCs w:val="22"/>
        </w:rPr>
      </w:pPr>
    </w:p>
    <w:p w14:paraId="6419E78D" w14:textId="77777777" w:rsidR="00D5076B" w:rsidRPr="00F03D4D" w:rsidRDefault="00D5076B" w:rsidP="00D5076B">
      <w:pPr>
        <w:pStyle w:val="a6"/>
        <w:ind w:left="851" w:firstLineChars="0" w:firstLine="0"/>
      </w:pPr>
      <w:r>
        <w:rPr>
          <w:rFonts w:asciiTheme="minorHAnsi" w:eastAsiaTheme="minorEastAsia" w:hAnsiTheme="minorHAnsi" w:hint="eastAsia"/>
          <w:color w:val="FF0000"/>
          <w:sz w:val="22"/>
          <w:szCs w:val="22"/>
        </w:rPr>
        <w:t>重要：</w:t>
      </w:r>
      <w:r>
        <w:rPr>
          <w:rFonts w:asciiTheme="minorHAnsi" w:eastAsiaTheme="minorEastAsia" w:hAnsiTheme="minorHAnsi"/>
          <w:color w:val="FF0000"/>
          <w:sz w:val="22"/>
          <w:szCs w:val="22"/>
        </w:rPr>
        <w:t>module load</w:t>
      </w:r>
      <w:r>
        <w:rPr>
          <w:rFonts w:asciiTheme="minorHAnsi" w:eastAsiaTheme="minorEastAsia" w:hAnsiTheme="minorHAnsi" w:hint="eastAsia"/>
          <w:color w:val="FF0000"/>
          <w:sz w:val="22"/>
          <w:szCs w:val="22"/>
        </w:rPr>
        <w:t>コマンドで設定される環境変数には実行時パラメーターが含まれている場合があります。実行時パラメーターを指定する場合、必ず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5213FE91" w14:textId="77777777" w:rsidR="00D5076B" w:rsidRDefault="00D5076B" w:rsidP="001E58A2">
      <w:pPr>
        <w:pStyle w:val="a6"/>
        <w:ind w:firstLineChars="0" w:firstLine="0"/>
        <w:rPr>
          <w:rFonts w:asciiTheme="minorHAnsi" w:eastAsiaTheme="minorEastAsia" w:hAnsiTheme="minorHAnsi"/>
          <w:sz w:val="22"/>
          <w:szCs w:val="22"/>
        </w:rPr>
      </w:pPr>
    </w:p>
    <w:p w14:paraId="197A01C8" w14:textId="64575144" w:rsidR="00284E95" w:rsidRDefault="00284E95" w:rsidP="001E58A2">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5C7ADF">
        <w:rPr>
          <w:rFonts w:asciiTheme="minorHAnsi" w:eastAsiaTheme="minorEastAsia" w:hAnsiTheme="minorHAnsi" w:hint="eastAsia"/>
          <w:i/>
          <w:iCs/>
          <w:color w:val="FF0000"/>
          <w:sz w:val="22"/>
          <w:szCs w:val="22"/>
        </w:rPr>
        <w:t>m</w:t>
      </w:r>
      <w:r w:rsidR="005C7ADF">
        <w:rPr>
          <w:rFonts w:asciiTheme="minorHAnsi" w:eastAsiaTheme="minorEastAsia" w:hAnsiTheme="minorHAnsi"/>
          <w:i/>
          <w:iCs/>
          <w:color w:val="FF0000"/>
          <w:sz w:val="22"/>
          <w:szCs w:val="22"/>
        </w:rPr>
        <w:t>odulefile</w:t>
      </w:r>
      <w:proofErr w:type="spellEnd"/>
      <w:r w:rsidRPr="00C961DE">
        <w:rPr>
          <w:rFonts w:asciiTheme="minorHAnsi" w:eastAsiaTheme="minorEastAsia" w:hAnsiTheme="minorHAnsi" w:hint="eastAsia"/>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209"/>
      </w:tblGrid>
      <w:tr w:rsidR="00284E95" w14:paraId="250EFE95" w14:textId="77777777" w:rsidTr="0044395D">
        <w:tc>
          <w:tcPr>
            <w:tcW w:w="9268" w:type="dxa"/>
          </w:tcPr>
          <w:p w14:paraId="78A31FFC" w14:textId="00ABA39E" w:rsidR="00284E95" w:rsidRDefault="00284E95" w:rsidP="0044395D">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sidR="004B044B" w:rsidRPr="004B044B">
              <w:rPr>
                <w:rFonts w:asciiTheme="minorHAnsi" w:eastAsiaTheme="minorEastAsia" w:hAnsiTheme="minorHAnsi"/>
                <w:sz w:val="22"/>
                <w:szCs w:val="22"/>
              </w:rPr>
              <w:t>v2022_Patch02_Jan2022</w:t>
            </w:r>
            <w:r w:rsidR="009E1EFB">
              <w:rPr>
                <w:rFonts w:asciiTheme="minorHAnsi" w:eastAsiaTheme="minorEastAsia" w:hAnsiTheme="minorHAnsi" w:hint="eastAsia"/>
                <w:sz w:val="22"/>
                <w:szCs w:val="22"/>
              </w:rPr>
              <w:t>版を</w:t>
            </w:r>
            <w:r>
              <w:rPr>
                <w:rFonts w:asciiTheme="minorHAnsi" w:eastAsiaTheme="minorEastAsia" w:hAnsiTheme="minorHAnsi" w:hint="eastAsia"/>
                <w:sz w:val="22"/>
                <w:szCs w:val="22"/>
              </w:rPr>
              <w:t>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odule load scFLOW/</w:t>
            </w:r>
            <w:r w:rsidR="00673A8F" w:rsidRPr="00673A8F">
              <w:rPr>
                <w:rFonts w:asciiTheme="minorHAnsi" w:eastAsiaTheme="minorEastAsia" w:hAnsiTheme="minorHAnsi"/>
                <w:sz w:val="22"/>
                <w:szCs w:val="22"/>
              </w:rPr>
              <w:t>v2022_Patch02_Jan2022</w:t>
            </w:r>
          </w:p>
        </w:tc>
      </w:tr>
    </w:tbl>
    <w:p w14:paraId="4B4973AB" w14:textId="77777777" w:rsidR="00284E95" w:rsidRDefault="00284E95" w:rsidP="00284E95">
      <w:pPr>
        <w:pStyle w:val="a6"/>
        <w:ind w:left="851" w:firstLineChars="0" w:firstLine="0"/>
        <w:rPr>
          <w:rFonts w:asciiTheme="minorHAnsi" w:eastAsiaTheme="minorEastAsia" w:hAnsiTheme="minorHAnsi"/>
          <w:sz w:val="22"/>
          <w:szCs w:val="22"/>
        </w:rPr>
      </w:pPr>
    </w:p>
    <w:p w14:paraId="4E49D1A3" w14:textId="77777777" w:rsidR="00BB589E" w:rsidRDefault="00BB589E" w:rsidP="00BB589E">
      <w:pPr>
        <w:pStyle w:val="a6"/>
        <w:numPr>
          <w:ilvl w:val="1"/>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avail</w:t>
      </w:r>
    </w:p>
    <w:p w14:paraId="5BE74348" w14:textId="589FCDB4" w:rsidR="00284E95" w:rsidRPr="005B694C" w:rsidRDefault="005C7ADF" w:rsidP="001E58A2">
      <w:pPr>
        <w:pStyle w:val="a6"/>
        <w:ind w:left="851" w:firstLine="220"/>
        <w:rPr>
          <w:rFonts w:asciiTheme="minorHAnsi" w:eastAsiaTheme="minorEastAsia" w:hAnsiTheme="minorHAnsi"/>
          <w:sz w:val="22"/>
          <w:szCs w:val="22"/>
        </w:rPr>
      </w:pPr>
      <w:proofErr w:type="spellStart"/>
      <w:r>
        <w:rPr>
          <w:rFonts w:asciiTheme="minorHAnsi" w:eastAsiaTheme="minorEastAsia" w:hAnsiTheme="minorHAnsi" w:hint="eastAsia"/>
          <w:i/>
          <w:iCs/>
          <w:color w:val="FF0000"/>
          <w:sz w:val="22"/>
          <w:szCs w:val="22"/>
        </w:rPr>
        <w:t>m</w:t>
      </w:r>
      <w:r>
        <w:rPr>
          <w:rFonts w:asciiTheme="minorHAnsi" w:eastAsiaTheme="minorEastAsia" w:hAnsiTheme="minorHAnsi"/>
          <w:i/>
          <w:iCs/>
          <w:color w:val="FF0000"/>
          <w:sz w:val="22"/>
          <w:szCs w:val="22"/>
        </w:rPr>
        <w:t>odulefile</w:t>
      </w:r>
      <w:proofErr w:type="spellEnd"/>
      <w:r w:rsidR="00284E95">
        <w:rPr>
          <w:rFonts w:asciiTheme="minorHAnsi" w:eastAsiaTheme="minorEastAsia" w:hAnsiTheme="minorHAnsi" w:hint="eastAsia"/>
          <w:sz w:val="22"/>
          <w:szCs w:val="22"/>
        </w:rPr>
        <w:t xml:space="preserve"> </w:t>
      </w:r>
      <w:r w:rsidR="00284E95">
        <w:rPr>
          <w:rFonts w:asciiTheme="minorHAnsi" w:eastAsiaTheme="minorEastAsia" w:hAnsiTheme="minorHAnsi" w:hint="eastAsia"/>
          <w:sz w:val="22"/>
          <w:szCs w:val="22"/>
        </w:rPr>
        <w:t>に指定するキーワード</w:t>
      </w:r>
      <w:r w:rsidR="0081727B">
        <w:rPr>
          <w:rFonts w:asciiTheme="minorHAnsi" w:eastAsiaTheme="minorEastAsia" w:hAnsiTheme="minorHAnsi" w:hint="eastAsia"/>
          <w:sz w:val="22"/>
          <w:szCs w:val="22"/>
        </w:rPr>
        <w:t>の一覧を表示します</w:t>
      </w:r>
      <w:r w:rsidR="00284E95">
        <w:rPr>
          <w:rFonts w:asciiTheme="minorHAnsi" w:eastAsiaTheme="minorEastAsia" w:hAnsiTheme="minorHAnsi" w:hint="eastAsia"/>
          <w:sz w:val="22"/>
          <w:szCs w:val="22"/>
        </w:rPr>
        <w:t>。</w:t>
      </w:r>
    </w:p>
    <w:tbl>
      <w:tblPr>
        <w:tblStyle w:val="ad"/>
        <w:tblW w:w="0" w:type="auto"/>
        <w:tblInd w:w="851" w:type="dxa"/>
        <w:tblLook w:val="04A0" w:firstRow="1" w:lastRow="0" w:firstColumn="1" w:lastColumn="0" w:noHBand="0" w:noVBand="1"/>
      </w:tblPr>
      <w:tblGrid>
        <w:gridCol w:w="8209"/>
      </w:tblGrid>
      <w:tr w:rsidR="00284E95" w14:paraId="457166B1" w14:textId="77777777" w:rsidTr="008636B0">
        <w:tc>
          <w:tcPr>
            <w:tcW w:w="8435" w:type="dxa"/>
          </w:tcPr>
          <w:p w14:paraId="520D0B07" w14:textId="21147A63" w:rsidR="00284E95" w:rsidRPr="00D41E07" w:rsidRDefault="00284E95" w:rsidP="0044395D">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sidR="004233F2">
              <w:rPr>
                <w:rFonts w:asciiTheme="minorHAnsi" w:eastAsiaTheme="minorEastAsia" w:hAnsiTheme="minorHAnsi"/>
                <w:sz w:val="22"/>
                <w:szCs w:val="22"/>
              </w:rPr>
              <w:t>v</w:t>
            </w:r>
            <w:proofErr w:type="spellEnd"/>
            <w:r w:rsidR="004233F2">
              <w:rPr>
                <w:rFonts w:asciiTheme="minorHAnsi" w:eastAsiaTheme="minorEastAsia" w:hAnsiTheme="minorHAnsi"/>
                <w:sz w:val="22"/>
                <w:szCs w:val="22"/>
              </w:rPr>
              <w:t>/</w:t>
            </w:r>
            <w:proofErr w:type="spellStart"/>
            <w:r w:rsidR="004233F2">
              <w:rPr>
                <w:rFonts w:asciiTheme="minorHAnsi" w:eastAsiaTheme="minorEastAsia" w:hAnsiTheme="minorHAnsi"/>
                <w:sz w:val="22"/>
                <w:szCs w:val="22"/>
              </w:rPr>
              <w:t>scFLOW</w:t>
            </w:r>
            <w:proofErr w:type="spellEnd"/>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596CFEA2" w14:textId="693F99EA" w:rsidR="00284E95" w:rsidRDefault="00284E95" w:rsidP="0044395D">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2C4B45">
              <w:rPr>
                <w:rFonts w:asciiTheme="minorHAnsi" w:eastAsiaTheme="minorEastAsia" w:hAnsiTheme="minorHAnsi"/>
                <w:sz w:val="22"/>
                <w:szCs w:val="22"/>
              </w:rPr>
              <w:t xml:space="preserve"> scFLOW</w:t>
            </w:r>
          </w:p>
        </w:tc>
      </w:tr>
    </w:tbl>
    <w:p w14:paraId="07B326C4" w14:textId="77777777" w:rsidR="001E0829" w:rsidRDefault="001E0829" w:rsidP="001E0829">
      <w:pPr>
        <w:pStyle w:val="a6"/>
        <w:ind w:left="851" w:firstLineChars="0" w:firstLine="0"/>
        <w:rPr>
          <w:rFonts w:asciiTheme="minorHAnsi" w:eastAsiaTheme="minorEastAsia" w:hAnsiTheme="minorHAnsi"/>
          <w:sz w:val="22"/>
          <w:szCs w:val="22"/>
        </w:rPr>
      </w:pPr>
    </w:p>
    <w:p w14:paraId="785240AF" w14:textId="781B1829" w:rsidR="0081727B" w:rsidRPr="0081727B" w:rsidRDefault="0081727B" w:rsidP="001E58A2">
      <w:pPr>
        <w:pStyle w:val="a6"/>
        <w:numPr>
          <w:ilvl w:val="1"/>
          <w:numId w:val="40"/>
        </w:numPr>
        <w:ind w:firstLineChars="0"/>
        <w:jc w:val="left"/>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show </w:t>
      </w:r>
      <w:proofErr w:type="spellStart"/>
      <w:r w:rsidRPr="00FC0E1B">
        <w:rPr>
          <w:rFonts w:asciiTheme="minorHAnsi" w:eastAsiaTheme="minorEastAsia" w:hAnsiTheme="minorHAnsi"/>
          <w:i/>
          <w:iCs/>
          <w:color w:val="FF0000"/>
          <w:sz w:val="22"/>
          <w:szCs w:val="22"/>
        </w:rPr>
        <w:t>modulefile</w:t>
      </w:r>
      <w:proofErr w:type="spellEnd"/>
    </w:p>
    <w:p w14:paraId="7352102A" w14:textId="05A355AD" w:rsidR="001E0829" w:rsidRPr="005B694C" w:rsidRDefault="001E0829" w:rsidP="001E58A2">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w:t>
      </w:r>
      <w:r w:rsidR="0081727B">
        <w:rPr>
          <w:rFonts w:asciiTheme="minorHAnsi" w:eastAsiaTheme="minorEastAsia" w:hAnsiTheme="minorHAnsi" w:hint="eastAsia"/>
          <w:sz w:val="22"/>
          <w:szCs w:val="22"/>
        </w:rPr>
        <w:t>を表示します</w:t>
      </w:r>
      <w:r>
        <w:rPr>
          <w:rFonts w:asciiTheme="minorHAnsi" w:eastAsiaTheme="minorEastAsia" w:hAnsiTheme="minorHAnsi" w:hint="eastAsia"/>
          <w:sz w:val="22"/>
          <w:szCs w:val="22"/>
        </w:rPr>
        <w:t>。</w:t>
      </w:r>
    </w:p>
    <w:tbl>
      <w:tblPr>
        <w:tblStyle w:val="ad"/>
        <w:tblW w:w="0" w:type="auto"/>
        <w:tblInd w:w="851" w:type="dxa"/>
        <w:tblLook w:val="04A0" w:firstRow="1" w:lastRow="0" w:firstColumn="1" w:lastColumn="0" w:noHBand="0" w:noVBand="1"/>
      </w:tblPr>
      <w:tblGrid>
        <w:gridCol w:w="8209"/>
      </w:tblGrid>
      <w:tr w:rsidR="001E0829" w14:paraId="45BE72D5" w14:textId="77777777" w:rsidTr="00DA0C51">
        <w:tc>
          <w:tcPr>
            <w:tcW w:w="8435" w:type="dxa"/>
          </w:tcPr>
          <w:p w14:paraId="070CDC18" w14:textId="24E68414" w:rsidR="00805A47" w:rsidRDefault="00805A47" w:rsidP="00805A47">
            <w:pPr>
              <w:pStyle w:val="a6"/>
              <w:ind w:firstLine="220"/>
              <w:rPr>
                <w:rFonts w:asciiTheme="minorHAnsi" w:eastAsiaTheme="minorEastAsia" w:hAnsiTheme="minorHAnsi"/>
                <w:sz w:val="22"/>
                <w:szCs w:val="22"/>
              </w:rPr>
            </w:pPr>
            <w:r>
              <w:rPr>
                <w:rFonts w:asciiTheme="minorHAnsi" w:eastAsiaTheme="minorEastAsia" w:hAnsiTheme="minorHAnsi" w:hint="eastAsia"/>
                <w:sz w:val="22"/>
                <w:szCs w:val="22"/>
              </w:rPr>
              <w:t>例：</w:t>
            </w:r>
            <w:r>
              <w:rPr>
                <w:rFonts w:asciiTheme="minorHAnsi" w:eastAsiaTheme="minorEastAsia" w:hAnsiTheme="minorHAnsi" w:hint="eastAsia"/>
                <w:sz w:val="22"/>
                <w:szCs w:val="22"/>
              </w:rPr>
              <w:t>s</w:t>
            </w:r>
            <w:r>
              <w:rPr>
                <w:rFonts w:asciiTheme="minorHAnsi" w:eastAsiaTheme="minorEastAsia" w:hAnsiTheme="minorHAnsi"/>
                <w:sz w:val="22"/>
                <w:szCs w:val="22"/>
              </w:rPr>
              <w:t>cFLOW</w:t>
            </w:r>
            <w:r>
              <w:rPr>
                <w:rFonts w:asciiTheme="minorHAnsi" w:eastAsiaTheme="minorEastAsia" w:hAnsiTheme="minorHAnsi" w:hint="eastAsia"/>
                <w:sz w:val="22"/>
                <w:szCs w:val="22"/>
              </w:rPr>
              <w:t>指定時に設定される内容を表示</w:t>
            </w:r>
          </w:p>
          <w:p w14:paraId="2E431B29" w14:textId="2BFF953C" w:rsidR="001E0829" w:rsidRPr="00D41E07" w:rsidRDefault="001E0829"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proofErr w:type="spellStart"/>
            <w:r>
              <w:rPr>
                <w:rFonts w:asciiTheme="minorHAnsi" w:eastAsiaTheme="minorEastAsia" w:hAnsiTheme="minorHAnsi"/>
                <w:sz w:val="22"/>
                <w:szCs w:val="22"/>
              </w:rPr>
              <w:t>scFLOW</w:t>
            </w:r>
            <w:proofErr w:type="spellEnd"/>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5F75D021" w14:textId="3E1C4A4D" w:rsidR="001E0829" w:rsidRDefault="001E0829"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show</w:t>
            </w:r>
            <w:r w:rsidR="00805A47">
              <w:rPr>
                <w:rFonts w:asciiTheme="minorHAnsi" w:eastAsiaTheme="minorEastAsia" w:hAnsiTheme="minorHAnsi" w:hint="eastAsia"/>
                <w:sz w:val="22"/>
                <w:szCs w:val="22"/>
              </w:rPr>
              <w:t xml:space="preserve"> </w:t>
            </w:r>
            <w:r w:rsidR="00805A47">
              <w:rPr>
                <w:rFonts w:asciiTheme="minorHAnsi" w:eastAsiaTheme="minorEastAsia" w:hAnsiTheme="minorHAnsi"/>
                <w:sz w:val="22"/>
                <w:szCs w:val="22"/>
              </w:rPr>
              <w:t>scFLOW</w:t>
            </w:r>
          </w:p>
        </w:tc>
      </w:tr>
    </w:tbl>
    <w:p w14:paraId="6F292AF7" w14:textId="77777777" w:rsidR="00F04C07" w:rsidRPr="00664F17" w:rsidRDefault="00F04C07" w:rsidP="00C618F1">
      <w:pPr>
        <w:pStyle w:val="a6"/>
        <w:ind w:left="420" w:firstLineChars="0" w:firstLine="0"/>
        <w:rPr>
          <w:rFonts w:asciiTheme="minorHAnsi" w:eastAsiaTheme="minorEastAsia" w:hAnsiTheme="minorHAnsi"/>
          <w:strike/>
          <w:sz w:val="22"/>
          <w:szCs w:val="22"/>
        </w:rPr>
      </w:pPr>
    </w:p>
    <w:p w14:paraId="659BCA4A" w14:textId="77777777" w:rsidR="0093286F" w:rsidRDefault="0093286F" w:rsidP="0093286F">
      <w:pPr>
        <w:pStyle w:val="a6"/>
        <w:numPr>
          <w:ilvl w:val="0"/>
          <w:numId w:val="40"/>
        </w:numPr>
        <w:ind w:firstLineChars="0"/>
        <w:rPr>
          <w:rFonts w:asciiTheme="minorHAnsi" w:eastAsiaTheme="minorEastAsia" w:hAnsiTheme="minorHAnsi"/>
          <w:sz w:val="22"/>
          <w:szCs w:val="22"/>
        </w:rPr>
      </w:pPr>
      <w:r w:rsidRPr="007F2655">
        <w:rPr>
          <w:rFonts w:asciiTheme="minorHAnsi" w:eastAsiaTheme="minorEastAsia" w:hAnsiTheme="minorHAnsi"/>
          <w:sz w:val="22"/>
          <w:szCs w:val="22"/>
        </w:rPr>
        <w:t>MSC_LICENSE_FILE</w:t>
      </w:r>
    </w:p>
    <w:p w14:paraId="24AC73D8" w14:textId="5C8CB852" w:rsidR="0093286F" w:rsidRPr="00B96BBF" w:rsidRDefault="0093286F" w:rsidP="0093286F">
      <w:pPr>
        <w:pStyle w:val="a6"/>
        <w:ind w:left="840" w:firstLine="220"/>
        <w:rPr>
          <w:rFonts w:asciiTheme="minorHAnsi" w:eastAsiaTheme="minorEastAsia" w:hAnsiTheme="minorHAnsi"/>
          <w:sz w:val="22"/>
          <w:szCs w:val="22"/>
        </w:rPr>
      </w:pPr>
      <w:r w:rsidRPr="001A33EA">
        <w:rPr>
          <w:rFonts w:asciiTheme="minorHAnsi" w:eastAsiaTheme="minorEastAsia" w:hAnsiTheme="minorHAnsi" w:hint="eastAsia"/>
          <w:sz w:val="22"/>
          <w:szCs w:val="22"/>
        </w:rPr>
        <w:lastRenderedPageBreak/>
        <w:t>ライセン</w:t>
      </w:r>
      <w:r>
        <w:rPr>
          <w:rFonts w:asciiTheme="minorHAnsi" w:eastAsiaTheme="minorEastAsia" w:hAnsiTheme="minorHAnsi" w:hint="eastAsia"/>
          <w:sz w:val="22"/>
          <w:szCs w:val="22"/>
        </w:rPr>
        <w:t>スサーバーの</w:t>
      </w:r>
      <w:r>
        <w:rPr>
          <w:rFonts w:asciiTheme="minorHAnsi" w:eastAsiaTheme="minorEastAsia" w:hAnsiTheme="minorHAnsi" w:hint="eastAsia"/>
          <w:sz w:val="22"/>
          <w:szCs w:val="22"/>
        </w:rPr>
        <w:t>I</w:t>
      </w:r>
      <w:r>
        <w:rPr>
          <w:rFonts w:asciiTheme="minorHAnsi" w:eastAsiaTheme="minorEastAsia" w:hAnsiTheme="minorHAnsi"/>
          <w:sz w:val="22"/>
          <w:szCs w:val="22"/>
        </w:rPr>
        <w:t>P</w:t>
      </w:r>
      <w:r>
        <w:rPr>
          <w:rFonts w:asciiTheme="minorHAnsi" w:eastAsiaTheme="minorEastAsia" w:hAnsiTheme="minorHAnsi" w:hint="eastAsia"/>
          <w:sz w:val="22"/>
          <w:szCs w:val="22"/>
        </w:rPr>
        <w:t>アドレスとポート番号を指定します。</w:t>
      </w:r>
      <w:ins w:id="33" w:author="Honda, Yusuke/本多 祐介" w:date="2023-02-24T16:36:00Z">
        <w:r w:rsidR="0045349D">
          <w:rPr>
            <w:rFonts w:asciiTheme="minorHAnsi" w:eastAsiaTheme="minorEastAsia" w:hAnsiTheme="minorHAnsi" w:hint="eastAsia"/>
            <w:sz w:val="22"/>
            <w:szCs w:val="22"/>
          </w:rPr>
          <w:t>富岳サポート</w:t>
        </w:r>
      </w:ins>
      <w:del w:id="34" w:author="Honda, Yusuke/本多 祐介" w:date="2023-02-24T16:36:00Z">
        <w:r w:rsidDel="0045349D">
          <w:rPr>
            <w:rFonts w:asciiTheme="minorHAnsi" w:eastAsiaTheme="minorEastAsia" w:hAnsiTheme="minorHAnsi" w:hint="eastAsia"/>
            <w:sz w:val="22"/>
            <w:szCs w:val="22"/>
          </w:rPr>
          <w:delText>ヘルプデスク</w:delText>
        </w:r>
      </w:del>
      <w:r>
        <w:rPr>
          <w:rFonts w:asciiTheme="minorHAnsi" w:eastAsiaTheme="minorEastAsia" w:hAnsiTheme="minorHAnsi" w:hint="eastAsia"/>
          <w:sz w:val="22"/>
          <w:szCs w:val="22"/>
        </w:rPr>
        <w:t>から受け取った</w:t>
      </w:r>
      <w:r>
        <w:rPr>
          <w:rFonts w:asciiTheme="minorHAnsi" w:eastAsiaTheme="minorEastAsia" w:hAnsiTheme="minorHAnsi" w:hint="eastAsia"/>
          <w:sz w:val="22"/>
          <w:szCs w:val="22"/>
        </w:rPr>
        <w:t>I</w:t>
      </w:r>
      <w:r>
        <w:rPr>
          <w:rFonts w:asciiTheme="minorHAnsi" w:eastAsiaTheme="minorEastAsia" w:hAnsiTheme="minorHAnsi"/>
          <w:sz w:val="22"/>
          <w:szCs w:val="22"/>
        </w:rPr>
        <w:t>P</w:t>
      </w:r>
      <w:r>
        <w:rPr>
          <w:rFonts w:asciiTheme="minorHAnsi" w:eastAsiaTheme="minorEastAsia" w:hAnsiTheme="minorHAnsi" w:hint="eastAsia"/>
          <w:sz w:val="22"/>
          <w:szCs w:val="22"/>
        </w:rPr>
        <w:t>アドレスとポート番号を</w:t>
      </w:r>
      <w:r>
        <w:rPr>
          <w:rFonts w:asciiTheme="minorHAnsi" w:eastAsiaTheme="minorEastAsia" w:hAnsiTheme="minorHAnsi"/>
          <w:sz w:val="22"/>
          <w:szCs w:val="22"/>
        </w:rPr>
        <w:t>”</w:t>
      </w:r>
      <w:r w:rsidRPr="00E31DA9">
        <w:rPr>
          <w:rFonts w:asciiTheme="minorHAnsi" w:eastAsiaTheme="minorEastAsia" w:hAnsiTheme="minorHAnsi" w:hint="eastAsia"/>
          <w:i/>
          <w:sz w:val="22"/>
          <w:szCs w:val="22"/>
        </w:rPr>
        <w:t>ポート番号</w:t>
      </w:r>
      <w:r>
        <w:rPr>
          <w:rFonts w:asciiTheme="minorHAnsi" w:eastAsiaTheme="minorEastAsia" w:hAnsiTheme="minorHAnsi" w:hint="eastAsia"/>
          <w:sz w:val="22"/>
          <w:szCs w:val="22"/>
        </w:rPr>
        <w:t>@</w:t>
      </w:r>
      <w:r w:rsidRPr="00E31DA9">
        <w:rPr>
          <w:rFonts w:asciiTheme="minorHAnsi" w:eastAsiaTheme="minorEastAsia" w:hAnsiTheme="minorHAnsi"/>
          <w:i/>
          <w:sz w:val="22"/>
          <w:szCs w:val="22"/>
        </w:rPr>
        <w:t>IP</w:t>
      </w:r>
      <w:r w:rsidRPr="00E31DA9">
        <w:rPr>
          <w:rFonts w:asciiTheme="minorHAnsi" w:eastAsiaTheme="minorEastAsia" w:hAnsiTheme="minorHAnsi" w:hint="eastAsia"/>
          <w:i/>
          <w:sz w:val="22"/>
          <w:szCs w:val="22"/>
        </w:rPr>
        <w:t>アドレス</w:t>
      </w:r>
      <w:r>
        <w:rPr>
          <w:rFonts w:asciiTheme="minorHAnsi" w:eastAsiaTheme="minorEastAsia" w:hAnsiTheme="minorHAnsi"/>
          <w:sz w:val="22"/>
          <w:szCs w:val="22"/>
        </w:rPr>
        <w:t>”</w:t>
      </w:r>
      <w:r>
        <w:rPr>
          <w:rFonts w:asciiTheme="minorHAnsi" w:eastAsiaTheme="minorEastAsia" w:hAnsiTheme="minorHAnsi" w:hint="eastAsia"/>
          <w:sz w:val="22"/>
          <w:szCs w:val="22"/>
        </w:rPr>
        <w:t>の形式で設定してください。</w:t>
      </w:r>
    </w:p>
    <w:p w14:paraId="0DB7F76D" w14:textId="77777777" w:rsidR="0093286F" w:rsidRPr="00664F17" w:rsidRDefault="0093286F" w:rsidP="00EE2722">
      <w:pPr>
        <w:pStyle w:val="a6"/>
        <w:ind w:firstLineChars="0" w:firstLine="0"/>
        <w:rPr>
          <w:rFonts w:asciiTheme="minorHAnsi" w:eastAsiaTheme="minorEastAsia" w:hAnsiTheme="minorHAnsi"/>
          <w:strike/>
          <w:sz w:val="22"/>
          <w:szCs w:val="22"/>
        </w:rPr>
      </w:pPr>
    </w:p>
    <w:p w14:paraId="796B11FB" w14:textId="77777777" w:rsidR="00B65D31" w:rsidRPr="00305B20" w:rsidRDefault="00B65D31" w:rsidP="00B65D31">
      <w:pPr>
        <w:pStyle w:val="a6"/>
        <w:numPr>
          <w:ilvl w:val="0"/>
          <w:numId w:val="40"/>
        </w:numPr>
        <w:ind w:firstLineChars="0"/>
        <w:jc w:val="left"/>
        <w:rPr>
          <w:rFonts w:asciiTheme="minorHAnsi" w:hAnsiTheme="minorHAnsi"/>
          <w:color w:val="000000" w:themeColor="text1"/>
          <w:sz w:val="22"/>
          <w:szCs w:val="22"/>
        </w:rPr>
      </w:pPr>
      <w:r w:rsidRPr="00305B20">
        <w:rPr>
          <w:rFonts w:asciiTheme="minorHAnsi" w:eastAsia="Century" w:hAnsiTheme="minorHAnsi" w:cs="Century"/>
          <w:color w:val="000000" w:themeColor="text1"/>
          <w:sz w:val="22"/>
          <w:szCs w:val="22"/>
        </w:rPr>
        <w:t>/home/system/tool/</w:t>
      </w:r>
      <w:proofErr w:type="spellStart"/>
      <w:r w:rsidRPr="00305B20">
        <w:rPr>
          <w:rFonts w:asciiTheme="minorHAnsi" w:eastAsia="Century" w:hAnsiTheme="minorHAnsi" w:cs="Century"/>
          <w:color w:val="000000" w:themeColor="text1"/>
          <w:sz w:val="22"/>
          <w:szCs w:val="22"/>
        </w:rPr>
        <w:t>dir_transfer</w:t>
      </w:r>
      <w:proofErr w:type="spellEnd"/>
      <w:r w:rsidRPr="00305B20">
        <w:rPr>
          <w:rFonts w:asciiTheme="minorHAnsi" w:hAnsiTheme="minorHAnsi"/>
          <w:color w:val="000000" w:themeColor="text1"/>
          <w:sz w:val="22"/>
          <w:szCs w:val="22"/>
        </w:rPr>
        <w:t xml:space="preserve"> ${SOLVERPATH} ${PMETISLIBPATH} ${CMNLIBPATH}</w:t>
      </w:r>
    </w:p>
    <w:p w14:paraId="1B9DC96A" w14:textId="77777777" w:rsidR="00B65D31" w:rsidRPr="00305B20" w:rsidRDefault="00B65D31" w:rsidP="00B65D31">
      <w:pPr>
        <w:pStyle w:val="a6"/>
        <w:numPr>
          <w:ilvl w:val="0"/>
          <w:numId w:val="40"/>
        </w:numPr>
        <w:ind w:firstLineChars="0"/>
        <w:jc w:val="left"/>
        <w:rPr>
          <w:rFonts w:asciiTheme="minorHAnsi" w:hAnsiTheme="minorHAnsi"/>
          <w:color w:val="000000" w:themeColor="text1"/>
          <w:sz w:val="22"/>
          <w:szCs w:val="22"/>
        </w:rPr>
      </w:pPr>
      <w:r w:rsidRPr="00305B20">
        <w:rPr>
          <w:rFonts w:asciiTheme="minorHAnsi" w:eastAsia="Century" w:hAnsiTheme="minorHAnsi" w:cs="Century"/>
          <w:color w:val="000000" w:themeColor="text1"/>
          <w:sz w:val="22"/>
          <w:szCs w:val="22"/>
        </w:rPr>
        <w:t>/home/system/tool/</w:t>
      </w:r>
      <w:proofErr w:type="spellStart"/>
      <w:r w:rsidRPr="00305B20">
        <w:rPr>
          <w:rFonts w:asciiTheme="minorHAnsi" w:eastAsia="Century" w:hAnsiTheme="minorHAnsi" w:cs="Century"/>
          <w:color w:val="000000" w:themeColor="text1"/>
          <w:sz w:val="22"/>
          <w:szCs w:val="22"/>
        </w:rPr>
        <w:t>dir_transfer</w:t>
      </w:r>
      <w:proofErr w:type="spellEnd"/>
      <w:r w:rsidRPr="00305B20">
        <w:rPr>
          <w:rFonts w:asciiTheme="minorHAnsi" w:hAnsiTheme="minorHAnsi"/>
          <w:color w:val="000000" w:themeColor="text1"/>
          <w:sz w:val="22"/>
          <w:szCs w:val="22"/>
        </w:rPr>
        <w:t xml:space="preserve"> -p ${SOLVERPATH} ${PMETISLIBPATH} ${CMNLIBPATH}</w:t>
      </w:r>
    </w:p>
    <w:p w14:paraId="0F44AB79" w14:textId="687F042B" w:rsidR="00B65D31" w:rsidRDefault="006D5D2B" w:rsidP="001E58A2">
      <w:pPr>
        <w:pStyle w:val="a6"/>
        <w:ind w:left="840" w:firstLine="220"/>
        <w:rPr>
          <w:rFonts w:asciiTheme="minorHAnsi" w:eastAsiaTheme="minorEastAsia" w:hAnsiTheme="minorHAnsi"/>
          <w:sz w:val="22"/>
          <w:szCs w:val="22"/>
        </w:rPr>
      </w:pPr>
      <w:r>
        <w:rPr>
          <w:rFonts w:asciiTheme="minorHAnsi" w:eastAsiaTheme="minorEastAsia" w:hAnsiTheme="minorHAnsi"/>
          <w:sz w:val="22"/>
          <w:szCs w:val="22"/>
        </w:rPr>
        <w:t xml:space="preserve">Cradle CFD </w:t>
      </w:r>
      <w:proofErr w:type="spellStart"/>
      <w:r>
        <w:rPr>
          <w:rFonts w:asciiTheme="minorHAnsi" w:eastAsiaTheme="minorEastAsia" w:hAnsiTheme="minorHAnsi"/>
          <w:sz w:val="22"/>
          <w:szCs w:val="22"/>
        </w:rPr>
        <w:t>scFLOW</w:t>
      </w:r>
      <w:proofErr w:type="spellEnd"/>
      <w:r w:rsidR="00B65D31" w:rsidRPr="00BF1193">
        <w:rPr>
          <w:rFonts w:asciiTheme="minorHAnsi" w:eastAsiaTheme="minorEastAsia" w:hAnsiTheme="minorHAnsi" w:hint="eastAsia"/>
          <w:sz w:val="22"/>
          <w:szCs w:val="22"/>
        </w:rPr>
        <w:t>で使用するディレクトリを指定します。引数は変更しないでください。</w:t>
      </w:r>
      <w:proofErr w:type="spellStart"/>
      <w:r w:rsidR="00B65D31">
        <w:rPr>
          <w:rFonts w:asciiTheme="minorHAnsi" w:eastAsiaTheme="minorEastAsia" w:hAnsiTheme="minorHAnsi"/>
          <w:sz w:val="22"/>
          <w:szCs w:val="22"/>
        </w:rPr>
        <w:t>d</w:t>
      </w:r>
      <w:r w:rsidR="00B65D31" w:rsidRPr="00BF1193">
        <w:rPr>
          <w:rFonts w:asciiTheme="minorHAnsi" w:eastAsiaTheme="minorEastAsia" w:hAnsiTheme="minorHAnsi" w:hint="eastAsia"/>
          <w:sz w:val="22"/>
          <w:szCs w:val="22"/>
        </w:rPr>
        <w:t>i</w:t>
      </w:r>
      <w:r w:rsidR="00B65D31">
        <w:rPr>
          <w:rFonts w:asciiTheme="minorHAnsi" w:eastAsiaTheme="minorEastAsia" w:hAnsiTheme="minorHAnsi" w:hint="eastAsia"/>
          <w:sz w:val="22"/>
          <w:szCs w:val="22"/>
        </w:rPr>
        <w:t>r</w:t>
      </w:r>
      <w:r w:rsidR="00B65D31" w:rsidRPr="00BF1193">
        <w:rPr>
          <w:rFonts w:asciiTheme="minorHAnsi" w:eastAsiaTheme="minorEastAsia" w:hAnsiTheme="minorHAnsi" w:hint="eastAsia"/>
          <w:sz w:val="22"/>
          <w:szCs w:val="22"/>
        </w:rPr>
        <w:t>_transfer</w:t>
      </w:r>
      <w:proofErr w:type="spellEnd"/>
      <w:r w:rsidR="00B65D31" w:rsidRPr="00BF1193">
        <w:rPr>
          <w:rFonts w:asciiTheme="minorHAnsi" w:eastAsiaTheme="minorEastAsia" w:hAnsiTheme="minorHAnsi" w:hint="eastAsia"/>
          <w:sz w:val="22"/>
          <w:szCs w:val="22"/>
        </w:rPr>
        <w:t>については利用手引書</w:t>
      </w:r>
      <w:r w:rsidR="00B65D31">
        <w:rPr>
          <w:rFonts w:asciiTheme="minorHAnsi" w:eastAsiaTheme="minorEastAsia" w:hAnsiTheme="minorHAnsi"/>
          <w:sz w:val="22"/>
          <w:szCs w:val="22"/>
        </w:rPr>
        <w:br/>
      </w:r>
      <w:r w:rsidR="00B65D31">
        <w:rPr>
          <w:rFonts w:asciiTheme="minorHAnsi" w:eastAsiaTheme="minorEastAsia" w:hAnsiTheme="minorHAnsi" w:hint="eastAsia"/>
          <w:sz w:val="22"/>
          <w:szCs w:val="22"/>
        </w:rPr>
        <w:t>（</w:t>
      </w:r>
      <w:hyperlink r:id="rId17" w:history="1">
        <w:r w:rsidR="00DD5A6A" w:rsidRPr="00625831">
          <w:rPr>
            <w:rStyle w:val="affffff3"/>
            <w:rFonts w:asciiTheme="minorHAnsi" w:eastAsiaTheme="minorEastAsia" w:hAnsiTheme="minorHAnsi"/>
            <w:sz w:val="22"/>
            <w:szCs w:val="22"/>
          </w:rPr>
          <w:t>https://www.fugaku.r-ccs.riken.jp/doc_root/ja/user_guides/use_latest/</w:t>
        </w:r>
      </w:hyperlink>
      <w:r w:rsidR="00DD5A6A">
        <w:rPr>
          <w:rFonts w:asciiTheme="minorHAnsi" w:eastAsiaTheme="minorEastAsia" w:hAnsiTheme="minorHAnsi"/>
          <w:sz w:val="22"/>
          <w:szCs w:val="22"/>
        </w:rPr>
        <w:t xml:space="preserve"> </w:t>
      </w:r>
      <w:r w:rsidR="00DD5A6A">
        <w:rPr>
          <w:rFonts w:asciiTheme="minorHAnsi" w:eastAsiaTheme="minorEastAsia" w:hAnsiTheme="minorHAnsi" w:hint="eastAsia"/>
          <w:sz w:val="22"/>
          <w:szCs w:val="22"/>
        </w:rPr>
        <w:t>)</w:t>
      </w:r>
      <w:r w:rsidR="00B65D31" w:rsidRPr="00BF1193">
        <w:rPr>
          <w:rFonts w:asciiTheme="minorHAnsi" w:eastAsiaTheme="minorEastAsia" w:hAnsiTheme="minorHAnsi" w:hint="eastAsia"/>
          <w:sz w:val="22"/>
          <w:szCs w:val="22"/>
        </w:rPr>
        <w:t>を参照してください。</w:t>
      </w:r>
    </w:p>
    <w:p w14:paraId="1AF3BCB6" w14:textId="73BCECB4" w:rsidR="00EC6C57" w:rsidRPr="00684D20" w:rsidRDefault="006D5D2B" w:rsidP="00284E95">
      <w:pPr>
        <w:pStyle w:val="11"/>
        <w:rPr>
          <w:rFonts w:ascii="HG丸ｺﾞｼｯｸM-PRO" w:hAnsi="HG丸ｺﾞｼｯｸM-PRO"/>
        </w:rPr>
      </w:pPr>
      <w:bookmarkStart w:id="35" w:name="_Toc96069549"/>
      <w:bookmarkStart w:id="36" w:name="_Toc96069550"/>
      <w:bookmarkStart w:id="37" w:name="_Toc96069551"/>
      <w:bookmarkStart w:id="38" w:name="_Toc128149448"/>
      <w:bookmarkEnd w:id="35"/>
      <w:bookmarkEnd w:id="36"/>
      <w:bookmarkEnd w:id="37"/>
      <w:r>
        <w:rPr>
          <w:rFonts w:ascii="HG丸ｺﾞｼｯｸM-PRO" w:hAnsi="HG丸ｺﾞｼｯｸM-PRO"/>
        </w:rPr>
        <w:t>Cradle CFD scFLOW</w:t>
      </w:r>
      <w:r w:rsidR="007F7333" w:rsidRPr="00684D20">
        <w:rPr>
          <w:rFonts w:ascii="HG丸ｺﾞｼｯｸM-PRO" w:hAnsi="HG丸ｺﾞｼｯｸM-PRO" w:hint="eastAsia"/>
        </w:rPr>
        <w:t>の</w:t>
      </w:r>
      <w:r w:rsidR="08BCC062" w:rsidRPr="00684D20">
        <w:rPr>
          <w:rFonts w:ascii="HG丸ｺﾞｼｯｸM-PRO" w:hAnsi="HG丸ｺﾞｼｯｸM-PRO"/>
        </w:rPr>
        <w:t>環境</w:t>
      </w:r>
      <w:r w:rsidR="007F7333" w:rsidRPr="00684D20">
        <w:rPr>
          <w:rFonts w:ascii="HG丸ｺﾞｼｯｸM-PRO" w:hAnsi="HG丸ｺﾞｼｯｸM-PRO" w:hint="eastAsia"/>
        </w:rPr>
        <w:t>変更について</w:t>
      </w:r>
      <w:bookmarkEnd w:id="38"/>
    </w:p>
    <w:p w14:paraId="3C204FFB" w14:textId="0A718497" w:rsidR="006C2302" w:rsidRDefault="006D5D2B" w:rsidP="007A2E75">
      <w:pPr>
        <w:pStyle w:val="afffffff9"/>
        <w:ind w:firstLine="220"/>
      </w:pPr>
      <w:r>
        <w:rPr>
          <w:szCs w:val="22"/>
        </w:rPr>
        <w:t>Cradle CFD scFLOW</w:t>
      </w:r>
      <w:r w:rsidR="00D72823">
        <w:rPr>
          <w:rFonts w:hint="eastAsia"/>
          <w:szCs w:val="22"/>
        </w:rPr>
        <w:t>の</w:t>
      </w:r>
      <w:r w:rsidR="215B698C" w:rsidRPr="53748F51">
        <w:rPr>
          <w:szCs w:val="22"/>
        </w:rPr>
        <w:t>環境</w:t>
      </w:r>
      <w:r w:rsidR="006F347F">
        <w:rPr>
          <w:rFonts w:hint="eastAsia"/>
          <w:szCs w:val="22"/>
        </w:rPr>
        <w:t>変更</w:t>
      </w:r>
      <w:r w:rsidR="00876585">
        <w:rPr>
          <w:rFonts w:hint="eastAsia"/>
          <w:szCs w:val="22"/>
        </w:rPr>
        <w:t>が行われる</w:t>
      </w:r>
      <w:r w:rsidR="006F347F">
        <w:rPr>
          <w:rFonts w:hint="eastAsia"/>
          <w:szCs w:val="22"/>
        </w:rPr>
        <w:t>場合</w:t>
      </w:r>
      <w:r w:rsidR="006C2302" w:rsidRPr="0048560C">
        <w:rPr>
          <w:szCs w:val="22"/>
        </w:rPr>
        <w:t>、</w:t>
      </w:r>
      <w:r w:rsidR="00820CFA">
        <w:rPr>
          <w:rFonts w:hint="eastAsia"/>
          <w:szCs w:val="22"/>
        </w:rPr>
        <w:t>変更内容と日時が</w:t>
      </w:r>
      <w:r w:rsidR="00221B24">
        <w:rPr>
          <w:rFonts w:hint="eastAsia"/>
          <w:szCs w:val="22"/>
        </w:rPr>
        <w:t>「富岳」利用者</w:t>
      </w:r>
      <w:r w:rsidR="00820CFA">
        <w:rPr>
          <w:rFonts w:hint="eastAsia"/>
          <w:szCs w:val="22"/>
        </w:rPr>
        <w:t>ポータルサイトに掲載されます</w:t>
      </w:r>
      <w:r w:rsidR="00820CFA" w:rsidRPr="0048560C">
        <w:rPr>
          <w:szCs w:val="22"/>
        </w:rPr>
        <w:t>。</w:t>
      </w:r>
      <w:r w:rsidR="00DF2B99">
        <w:rPr>
          <w:rFonts w:hint="eastAsia"/>
          <w:szCs w:val="22"/>
        </w:rPr>
        <w:t>変更</w:t>
      </w:r>
      <w:r w:rsidR="00CC5E6F">
        <w:rPr>
          <w:rFonts w:hint="eastAsia"/>
          <w:szCs w:val="22"/>
        </w:rPr>
        <w:t>内容を確認し、必要に応じて</w:t>
      </w:r>
      <w:r w:rsidR="000D2CFF">
        <w:rPr>
          <w:rFonts w:hint="eastAsia"/>
          <w:szCs w:val="22"/>
        </w:rPr>
        <w:t>変更</w:t>
      </w:r>
      <w:r w:rsidR="00CC5E6F">
        <w:rPr>
          <w:rFonts w:hint="eastAsia"/>
          <w:szCs w:val="22"/>
        </w:rPr>
        <w:t>日時までに対応を実施してください。以下に</w:t>
      </w:r>
      <w:r w:rsidR="00E54422" w:rsidRPr="00E54422">
        <w:rPr>
          <w:rFonts w:hint="eastAsia"/>
          <w:szCs w:val="22"/>
        </w:rPr>
        <w:t>想定される変更</w:t>
      </w:r>
      <w:r w:rsidR="000D2CFF">
        <w:rPr>
          <w:rFonts w:hint="eastAsia"/>
          <w:szCs w:val="22"/>
        </w:rPr>
        <w:t>内容</w:t>
      </w:r>
      <w:r w:rsidR="00E54422" w:rsidRPr="00E54422">
        <w:rPr>
          <w:rFonts w:hint="eastAsia"/>
          <w:szCs w:val="22"/>
        </w:rPr>
        <w:t>と、その変更による利用者への影響</w:t>
      </w:r>
      <w:r w:rsidR="00523A1E">
        <w:rPr>
          <w:rFonts w:hint="eastAsia"/>
          <w:szCs w:val="22"/>
        </w:rPr>
        <w:t>および</w:t>
      </w:r>
      <w:r w:rsidR="00E54422" w:rsidRPr="00E54422">
        <w:rPr>
          <w:rFonts w:hint="eastAsia"/>
          <w:szCs w:val="22"/>
        </w:rPr>
        <w:t>対処方法を記します</w:t>
      </w:r>
      <w:r w:rsidR="00787439">
        <w:rPr>
          <w:rFonts w:hint="eastAsia"/>
          <w:szCs w:val="22"/>
        </w:rPr>
        <w:t>。</w:t>
      </w:r>
    </w:p>
    <w:p w14:paraId="08B53CAE" w14:textId="77777777" w:rsidR="007F7333" w:rsidRPr="0048560C" w:rsidRDefault="007F7333" w:rsidP="00A84C8C">
      <w:pPr>
        <w:pStyle w:val="a6"/>
        <w:ind w:left="420" w:firstLineChars="0" w:firstLine="0"/>
        <w:rPr>
          <w:rFonts w:asciiTheme="minorHAnsi" w:eastAsiaTheme="minorEastAsia" w:hAnsiTheme="minorHAnsi"/>
          <w:sz w:val="22"/>
          <w:szCs w:val="22"/>
        </w:rPr>
      </w:pPr>
    </w:p>
    <w:p w14:paraId="4BFC2793" w14:textId="1571112D" w:rsidR="006C2302" w:rsidRPr="00A84C8C" w:rsidRDefault="006D5D2B"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b/>
          <w:bCs/>
          <w:sz w:val="22"/>
          <w:szCs w:val="22"/>
        </w:rPr>
        <w:t>Cradle CFD scFLOW</w:t>
      </w:r>
      <w:r w:rsidR="00787439" w:rsidRPr="00A84C8C">
        <w:rPr>
          <w:rFonts w:asciiTheme="minorHAnsi" w:eastAsiaTheme="minorEastAsia" w:hAnsiTheme="minorHAnsi" w:hint="eastAsia"/>
          <w:b/>
          <w:bCs/>
          <w:sz w:val="22"/>
          <w:szCs w:val="22"/>
        </w:rPr>
        <w:t>のバージョンアップ</w:t>
      </w:r>
    </w:p>
    <w:p w14:paraId="18799C5A" w14:textId="4495500B" w:rsidR="007C5B4A" w:rsidRDefault="007C5B4A" w:rsidP="008E1226">
      <w:pPr>
        <w:pStyle w:val="a6"/>
        <w:ind w:left="840" w:firstLine="220"/>
        <w:rPr>
          <w:rFonts w:asciiTheme="minorHAnsi" w:eastAsiaTheme="minorEastAsia" w:hAnsiTheme="minorHAnsi"/>
          <w:sz w:val="22"/>
          <w:szCs w:val="22"/>
        </w:rPr>
      </w:pPr>
      <w:r w:rsidRPr="0048560C">
        <w:rPr>
          <w:rFonts w:asciiTheme="minorHAnsi" w:eastAsiaTheme="minorEastAsia" w:hAnsiTheme="minorHAnsi"/>
          <w:sz w:val="22"/>
          <w:szCs w:val="22"/>
        </w:rPr>
        <w:t>module</w:t>
      </w:r>
      <w:r w:rsidRPr="00572E8D">
        <w:rPr>
          <w:rFonts w:asciiTheme="minorHAnsi" w:eastAsiaTheme="minorEastAsia" w:hAnsiTheme="minorHAnsi"/>
          <w:sz w:val="22"/>
          <w:szCs w:val="22"/>
        </w:rPr>
        <w:t xml:space="preserve"> load</w:t>
      </w:r>
      <w:r w:rsidRPr="005B49E1">
        <w:rPr>
          <w:rFonts w:asciiTheme="minorHAnsi" w:eastAsiaTheme="minorEastAsia" w:hAnsiTheme="minorHAnsi"/>
          <w:sz w:val="22"/>
          <w:szCs w:val="22"/>
        </w:rPr>
        <w:t xml:space="preserve"> </w:t>
      </w:r>
      <w:r w:rsidR="00962562" w:rsidRPr="005B49E1">
        <w:rPr>
          <w:rFonts w:asciiTheme="minorHAnsi" w:eastAsiaTheme="minorEastAsia" w:hAnsiTheme="minorHAnsi"/>
          <w:sz w:val="22"/>
          <w:szCs w:val="22"/>
        </w:rPr>
        <w:t>sc</w:t>
      </w:r>
      <w:r w:rsidR="005806DC" w:rsidRPr="005B49E1">
        <w:rPr>
          <w:rFonts w:asciiTheme="minorHAnsi" w:eastAsiaTheme="minorEastAsia" w:hAnsiTheme="minorHAnsi"/>
          <w:sz w:val="22"/>
          <w:szCs w:val="22"/>
        </w:rPr>
        <w:t>FLOW</w:t>
      </w:r>
      <w:r w:rsidRPr="00572E8D">
        <w:rPr>
          <w:rFonts w:asciiTheme="minorHAnsi" w:eastAsiaTheme="minorEastAsia" w:hAnsiTheme="minorHAnsi" w:hint="eastAsia"/>
          <w:sz w:val="22"/>
          <w:szCs w:val="22"/>
        </w:rPr>
        <w:t>を</w:t>
      </w:r>
      <w:r w:rsidR="0036444A">
        <w:rPr>
          <w:rFonts w:asciiTheme="minorHAnsi" w:eastAsiaTheme="minorEastAsia" w:hAnsiTheme="minorHAnsi" w:hint="eastAsia"/>
          <w:sz w:val="22"/>
          <w:szCs w:val="22"/>
        </w:rPr>
        <w:t>指定して最新バージョンを</w:t>
      </w:r>
      <w:r w:rsidR="00012FD3">
        <w:rPr>
          <w:rFonts w:asciiTheme="minorHAnsi" w:eastAsiaTheme="minorEastAsia" w:hAnsiTheme="minorHAnsi" w:hint="eastAsia"/>
          <w:sz w:val="22"/>
          <w:szCs w:val="22"/>
        </w:rPr>
        <w:t>使用</w:t>
      </w:r>
      <w:r w:rsidRPr="00F267C0">
        <w:rPr>
          <w:rFonts w:asciiTheme="minorHAnsi" w:eastAsiaTheme="minorEastAsia" w:hAnsiTheme="minorHAnsi" w:hint="eastAsia"/>
          <w:sz w:val="22"/>
          <w:szCs w:val="22"/>
        </w:rPr>
        <w:t>している場合、</w:t>
      </w:r>
      <w:r w:rsidR="00036BEA">
        <w:rPr>
          <w:rFonts w:asciiTheme="minorHAnsi" w:eastAsiaTheme="minorEastAsia" w:hAnsiTheme="minorHAnsi" w:hint="eastAsia"/>
          <w:sz w:val="22"/>
          <w:szCs w:val="22"/>
        </w:rPr>
        <w:t>変更日時以降実行される</w:t>
      </w:r>
      <w:r w:rsidR="006D5D2B">
        <w:rPr>
          <w:rFonts w:asciiTheme="minorHAnsi" w:eastAsiaTheme="minorEastAsia" w:hAnsiTheme="minorHAnsi"/>
          <w:sz w:val="22"/>
          <w:szCs w:val="22"/>
        </w:rPr>
        <w:t>Cradle CFD scFLOW</w:t>
      </w:r>
      <w:r w:rsidR="00CB502A" w:rsidRPr="00572E8D">
        <w:rPr>
          <w:rFonts w:asciiTheme="minorHAnsi" w:eastAsiaTheme="minorEastAsia" w:hAnsiTheme="minorHAnsi" w:hint="eastAsia"/>
          <w:sz w:val="22"/>
          <w:szCs w:val="22"/>
        </w:rPr>
        <w:t>のバージョンが</w:t>
      </w:r>
      <w:r w:rsidR="009C5A24">
        <w:rPr>
          <w:rFonts w:asciiTheme="minorHAnsi" w:eastAsiaTheme="minorEastAsia" w:hAnsiTheme="minorHAnsi" w:hint="eastAsia"/>
          <w:sz w:val="22"/>
          <w:szCs w:val="22"/>
        </w:rPr>
        <w:t>新たに導入される最新バージョンに</w:t>
      </w:r>
      <w:r w:rsidR="00CB502A" w:rsidRPr="00572E8D">
        <w:rPr>
          <w:rFonts w:asciiTheme="minorHAnsi" w:eastAsiaTheme="minorEastAsia" w:hAnsiTheme="minorHAnsi" w:hint="eastAsia"/>
          <w:sz w:val="22"/>
          <w:szCs w:val="22"/>
        </w:rPr>
        <w:t>変更</w:t>
      </w:r>
      <w:r w:rsidR="00154A40">
        <w:rPr>
          <w:rFonts w:asciiTheme="minorHAnsi" w:eastAsiaTheme="minorEastAsia" w:hAnsiTheme="minorHAnsi" w:hint="eastAsia"/>
          <w:sz w:val="22"/>
          <w:szCs w:val="22"/>
        </w:rPr>
        <w:t>され</w:t>
      </w:r>
      <w:r w:rsidR="00CB502A" w:rsidRPr="00572E8D">
        <w:rPr>
          <w:rFonts w:asciiTheme="minorHAnsi" w:eastAsiaTheme="minorEastAsia" w:hAnsiTheme="minorHAnsi" w:hint="eastAsia"/>
          <w:sz w:val="22"/>
          <w:szCs w:val="22"/>
        </w:rPr>
        <w:t>ます。現在</w:t>
      </w:r>
      <w:r w:rsidR="000717C6">
        <w:rPr>
          <w:rFonts w:asciiTheme="minorHAnsi" w:eastAsiaTheme="minorEastAsia" w:hAnsiTheme="minorHAnsi" w:hint="eastAsia"/>
          <w:sz w:val="22"/>
          <w:szCs w:val="22"/>
        </w:rPr>
        <w:t>使用しているバージョン</w:t>
      </w:r>
      <w:r w:rsidR="00CB502A" w:rsidRPr="00572E8D">
        <w:rPr>
          <w:rFonts w:asciiTheme="minorHAnsi" w:eastAsiaTheme="minorEastAsia" w:hAnsiTheme="minorHAnsi" w:hint="eastAsia"/>
          <w:sz w:val="22"/>
          <w:szCs w:val="22"/>
        </w:rPr>
        <w:t>を</w:t>
      </w:r>
      <w:r w:rsidR="000717C6">
        <w:rPr>
          <w:rFonts w:asciiTheme="minorHAnsi" w:eastAsiaTheme="minorEastAsia" w:hAnsiTheme="minorHAnsi" w:hint="eastAsia"/>
          <w:sz w:val="22"/>
          <w:szCs w:val="22"/>
        </w:rPr>
        <w:t>継続して</w:t>
      </w:r>
      <w:r w:rsidR="00036BEA">
        <w:rPr>
          <w:rFonts w:asciiTheme="minorHAnsi" w:eastAsiaTheme="minorEastAsia" w:hAnsiTheme="minorHAnsi" w:hint="eastAsia"/>
          <w:sz w:val="22"/>
          <w:szCs w:val="22"/>
        </w:rPr>
        <w:t>使用</w:t>
      </w:r>
      <w:r w:rsidR="0047685C">
        <w:rPr>
          <w:rFonts w:asciiTheme="minorHAnsi" w:eastAsiaTheme="minorEastAsia" w:hAnsiTheme="minorHAnsi" w:hint="eastAsia"/>
          <w:sz w:val="22"/>
          <w:szCs w:val="22"/>
        </w:rPr>
        <w:t>する</w:t>
      </w:r>
      <w:r w:rsidR="00CB502A" w:rsidRPr="00572E8D">
        <w:rPr>
          <w:rFonts w:asciiTheme="minorHAnsi" w:eastAsiaTheme="minorEastAsia" w:hAnsiTheme="minorHAnsi" w:hint="eastAsia"/>
          <w:sz w:val="22"/>
          <w:szCs w:val="22"/>
        </w:rPr>
        <w:t>場合は</w:t>
      </w:r>
      <w:r w:rsidR="004144AD">
        <w:rPr>
          <w:rFonts w:asciiTheme="minorHAnsi" w:eastAsiaTheme="minorEastAsia" w:hAnsiTheme="minorHAnsi" w:hint="eastAsia"/>
          <w:sz w:val="22"/>
          <w:szCs w:val="22"/>
        </w:rPr>
        <w:t>、</w:t>
      </w:r>
      <w:r w:rsidR="000609DE" w:rsidRPr="005B49E1">
        <w:rPr>
          <w:rFonts w:asciiTheme="minorHAnsi" w:eastAsiaTheme="minorEastAsia" w:hAnsiTheme="minorHAnsi"/>
          <w:sz w:val="22"/>
          <w:szCs w:val="22"/>
        </w:rPr>
        <w:t>sc</w:t>
      </w:r>
      <w:r w:rsidR="005806DC" w:rsidRPr="005B49E1">
        <w:rPr>
          <w:rFonts w:asciiTheme="minorHAnsi" w:eastAsiaTheme="minorEastAsia" w:hAnsiTheme="minorHAnsi"/>
          <w:sz w:val="22"/>
          <w:szCs w:val="22"/>
        </w:rPr>
        <w:t>FLOW</w:t>
      </w:r>
      <w:r w:rsidR="00BE09BC">
        <w:rPr>
          <w:rFonts w:asciiTheme="minorHAnsi" w:eastAsiaTheme="minorEastAsia" w:hAnsiTheme="minorHAnsi" w:hint="eastAsia"/>
          <w:sz w:val="22"/>
          <w:szCs w:val="22"/>
        </w:rPr>
        <w:t>の部分を</w:t>
      </w:r>
      <w:r w:rsidR="000609DE">
        <w:rPr>
          <w:rFonts w:asciiTheme="minorHAnsi" w:eastAsiaTheme="minorEastAsia" w:hAnsiTheme="minorHAnsi" w:hint="eastAsia"/>
          <w:sz w:val="22"/>
          <w:szCs w:val="22"/>
        </w:rPr>
        <w:t>s</w:t>
      </w:r>
      <w:r w:rsidR="000609DE">
        <w:rPr>
          <w:rFonts w:asciiTheme="minorHAnsi" w:eastAsiaTheme="minorEastAsia" w:hAnsiTheme="minorHAnsi"/>
          <w:sz w:val="22"/>
          <w:szCs w:val="22"/>
        </w:rPr>
        <w:t>cFLOW/</w:t>
      </w:r>
      <w:r w:rsidR="000609DE" w:rsidRPr="000609DE">
        <w:rPr>
          <w:rFonts w:asciiTheme="minorHAnsi" w:eastAsiaTheme="minorEastAsia" w:hAnsiTheme="minorHAnsi" w:hint="eastAsia"/>
          <w:i/>
          <w:iCs/>
          <w:sz w:val="22"/>
          <w:szCs w:val="22"/>
        </w:rPr>
        <w:t>製品バージョン</w:t>
      </w:r>
      <w:r w:rsidR="000609DE">
        <w:rPr>
          <w:rFonts w:asciiTheme="minorHAnsi" w:eastAsiaTheme="minorEastAsia" w:hAnsiTheme="minorHAnsi" w:hint="eastAsia"/>
          <w:sz w:val="22"/>
          <w:szCs w:val="22"/>
        </w:rPr>
        <w:t xml:space="preserve"> </w:t>
      </w:r>
      <w:r w:rsidR="000609DE">
        <w:rPr>
          <w:rFonts w:asciiTheme="minorHAnsi" w:eastAsiaTheme="minorEastAsia" w:hAnsiTheme="minorHAnsi" w:hint="eastAsia"/>
          <w:sz w:val="22"/>
          <w:szCs w:val="22"/>
        </w:rPr>
        <w:t>に</w:t>
      </w:r>
      <w:r w:rsidR="00CB502A" w:rsidRPr="00A84C8C">
        <w:rPr>
          <w:rFonts w:asciiTheme="minorHAnsi" w:eastAsiaTheme="minorEastAsia" w:hAnsiTheme="minorHAnsi" w:hint="eastAsia"/>
          <w:sz w:val="22"/>
          <w:szCs w:val="22"/>
        </w:rPr>
        <w:t>変更してください。</w:t>
      </w:r>
    </w:p>
    <w:p w14:paraId="3B4B3313" w14:textId="77777777" w:rsidR="00B449A3" w:rsidRDefault="00B449A3" w:rsidP="007C5B4A">
      <w:pPr>
        <w:pStyle w:val="a6"/>
        <w:ind w:left="840" w:firstLineChars="0" w:firstLine="0"/>
        <w:rPr>
          <w:rFonts w:asciiTheme="minorHAnsi" w:eastAsiaTheme="minorEastAsia" w:hAnsiTheme="minorHAnsi"/>
          <w:sz w:val="22"/>
          <w:szCs w:val="22"/>
        </w:rPr>
      </w:pPr>
    </w:p>
    <w:p w14:paraId="1AE2DA92" w14:textId="0D7E4861" w:rsidR="00B47B61" w:rsidRPr="00A84C8C" w:rsidRDefault="00AE4258"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Cradle</w:t>
      </w:r>
      <w:r>
        <w:rPr>
          <w:rFonts w:asciiTheme="minorHAnsi" w:eastAsiaTheme="minorEastAsia" w:hAnsiTheme="minorHAnsi"/>
          <w:b/>
          <w:bCs/>
          <w:sz w:val="22"/>
          <w:szCs w:val="22"/>
        </w:rPr>
        <w:t xml:space="preserve"> CFD scFLOW</w:t>
      </w:r>
      <w:r>
        <w:rPr>
          <w:rFonts w:asciiTheme="minorHAnsi" w:eastAsiaTheme="minorEastAsia" w:hAnsiTheme="minorHAnsi" w:hint="eastAsia"/>
          <w:b/>
          <w:bCs/>
          <w:sz w:val="22"/>
          <w:szCs w:val="22"/>
        </w:rPr>
        <w:t>の</w:t>
      </w:r>
      <w:r w:rsidR="00B47B61" w:rsidRPr="00A84C8C">
        <w:rPr>
          <w:rFonts w:asciiTheme="minorHAnsi" w:eastAsiaTheme="minorEastAsia" w:hAnsiTheme="minorHAnsi" w:hint="eastAsia"/>
          <w:b/>
          <w:bCs/>
          <w:sz w:val="22"/>
          <w:szCs w:val="22"/>
        </w:rPr>
        <w:t>特定バージョンの削除</w:t>
      </w:r>
    </w:p>
    <w:p w14:paraId="1D45CF68" w14:textId="7E4295E2" w:rsidR="00B47B61" w:rsidRDefault="006159B9" w:rsidP="008E1226">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削除対象の</w:t>
      </w:r>
      <w:r w:rsidR="00F077ED">
        <w:rPr>
          <w:rFonts w:asciiTheme="minorHAnsi" w:eastAsiaTheme="minorEastAsia" w:hAnsiTheme="minorHAnsi" w:hint="eastAsia"/>
          <w:sz w:val="22"/>
          <w:szCs w:val="22"/>
        </w:rPr>
        <w:t>バージョンを</w:t>
      </w:r>
      <w:r w:rsidR="006E7794">
        <w:rPr>
          <w:rFonts w:asciiTheme="minorHAnsi" w:eastAsiaTheme="minorEastAsia" w:hAnsiTheme="minorHAnsi" w:hint="eastAsia"/>
          <w:sz w:val="22"/>
          <w:szCs w:val="22"/>
        </w:rPr>
        <w:t>m</w:t>
      </w:r>
      <w:r w:rsidR="006E7794">
        <w:rPr>
          <w:rFonts w:asciiTheme="minorHAnsi" w:eastAsiaTheme="minorEastAsia" w:hAnsiTheme="minorHAnsi"/>
          <w:sz w:val="22"/>
          <w:szCs w:val="22"/>
        </w:rPr>
        <w:t>odule load</w:t>
      </w:r>
      <w:r w:rsidR="006E7794">
        <w:rPr>
          <w:rFonts w:asciiTheme="minorHAnsi" w:eastAsiaTheme="minorEastAsia" w:hAnsiTheme="minorHAnsi" w:hint="eastAsia"/>
          <w:sz w:val="22"/>
          <w:szCs w:val="22"/>
        </w:rPr>
        <w:t>で指定</w:t>
      </w:r>
      <w:r w:rsidR="00F077ED">
        <w:rPr>
          <w:rFonts w:asciiTheme="minorHAnsi" w:eastAsiaTheme="minorEastAsia" w:hAnsiTheme="minorHAnsi" w:hint="eastAsia"/>
          <w:sz w:val="22"/>
          <w:szCs w:val="22"/>
        </w:rPr>
        <w:t>している場合、</w:t>
      </w:r>
      <w:r w:rsidR="006E7794">
        <w:rPr>
          <w:rFonts w:asciiTheme="minorHAnsi" w:eastAsiaTheme="minorEastAsia" w:hAnsiTheme="minorHAnsi" w:hint="eastAsia"/>
          <w:sz w:val="22"/>
          <w:szCs w:val="22"/>
        </w:rPr>
        <w:t>変更日時以降</w:t>
      </w:r>
      <w:r w:rsidR="006D5D2B">
        <w:rPr>
          <w:rFonts w:asciiTheme="minorHAnsi" w:eastAsiaTheme="minorEastAsia" w:hAnsiTheme="minorHAnsi"/>
          <w:sz w:val="22"/>
          <w:szCs w:val="22"/>
        </w:rPr>
        <w:t>Cradle CFD scFLOW</w:t>
      </w:r>
      <w:r w:rsidR="00F077ED">
        <w:rPr>
          <w:rFonts w:asciiTheme="minorHAnsi" w:eastAsiaTheme="minorEastAsia" w:hAnsiTheme="minorHAnsi" w:hint="eastAsia"/>
          <w:sz w:val="22"/>
          <w:szCs w:val="22"/>
        </w:rPr>
        <w:t>が</w:t>
      </w:r>
      <w:r w:rsidR="009F4F9F">
        <w:rPr>
          <w:rFonts w:asciiTheme="minorHAnsi" w:eastAsiaTheme="minorEastAsia" w:hAnsiTheme="minorHAnsi" w:hint="eastAsia"/>
          <w:sz w:val="22"/>
          <w:szCs w:val="22"/>
        </w:rPr>
        <w:t>利用</w:t>
      </w:r>
      <w:r w:rsidR="00F077ED">
        <w:rPr>
          <w:rFonts w:asciiTheme="minorHAnsi" w:eastAsiaTheme="minorEastAsia" w:hAnsiTheme="minorHAnsi" w:hint="eastAsia"/>
          <w:sz w:val="22"/>
          <w:szCs w:val="22"/>
        </w:rPr>
        <w:t>できなくなります。</w:t>
      </w:r>
      <w:r w:rsidR="00F077ED">
        <w:rPr>
          <w:rFonts w:asciiTheme="minorHAnsi" w:eastAsiaTheme="minorEastAsia" w:hAnsiTheme="minorHAnsi" w:hint="eastAsia"/>
          <w:sz w:val="22"/>
          <w:szCs w:val="22"/>
        </w:rPr>
        <w:t>m</w:t>
      </w:r>
      <w:r w:rsidR="00F077ED">
        <w:rPr>
          <w:rFonts w:asciiTheme="minorHAnsi" w:eastAsiaTheme="minorEastAsia" w:hAnsiTheme="minorHAnsi"/>
          <w:sz w:val="22"/>
          <w:szCs w:val="22"/>
        </w:rPr>
        <w:t>odule load</w:t>
      </w:r>
      <w:r w:rsidR="00F077ED">
        <w:rPr>
          <w:rFonts w:asciiTheme="minorHAnsi" w:eastAsiaTheme="minorEastAsia" w:hAnsiTheme="minorHAnsi" w:hint="eastAsia"/>
          <w:sz w:val="22"/>
          <w:szCs w:val="22"/>
        </w:rPr>
        <w:t>の設定を変更して別のバージョンを</w:t>
      </w:r>
      <w:r w:rsidR="00FE3EBF">
        <w:rPr>
          <w:rFonts w:asciiTheme="minorHAnsi" w:eastAsiaTheme="minorEastAsia" w:hAnsiTheme="minorHAnsi" w:hint="eastAsia"/>
          <w:sz w:val="22"/>
          <w:szCs w:val="22"/>
        </w:rPr>
        <w:t>使用</w:t>
      </w:r>
      <w:r w:rsidR="00F077ED">
        <w:rPr>
          <w:rFonts w:asciiTheme="minorHAnsi" w:eastAsiaTheme="minorEastAsia" w:hAnsiTheme="minorHAnsi" w:hint="eastAsia"/>
          <w:sz w:val="22"/>
          <w:szCs w:val="22"/>
        </w:rPr>
        <w:t>してください。</w:t>
      </w:r>
    </w:p>
    <w:p w14:paraId="1A0489EC" w14:textId="77777777" w:rsidR="00A266CA" w:rsidRPr="00CB502A" w:rsidRDefault="00A266CA" w:rsidP="00A84C8C">
      <w:pPr>
        <w:pStyle w:val="a6"/>
        <w:ind w:left="423" w:firstLineChars="0" w:firstLine="0"/>
        <w:rPr>
          <w:rFonts w:asciiTheme="minorHAnsi" w:eastAsiaTheme="minorEastAsia" w:hAnsiTheme="minorHAnsi"/>
          <w:sz w:val="22"/>
          <w:szCs w:val="22"/>
        </w:rPr>
      </w:pPr>
    </w:p>
    <w:p w14:paraId="7321A329" w14:textId="22898019" w:rsidR="002715ED" w:rsidRPr="0048560C" w:rsidRDefault="006C2302" w:rsidP="00EC6C57">
      <w:pPr>
        <w:pStyle w:val="11"/>
        <w:rPr>
          <w:rFonts w:asciiTheme="minorHAnsi" w:hAnsiTheme="minorHAnsi"/>
        </w:rPr>
      </w:pPr>
      <w:bookmarkStart w:id="39" w:name="_利用者とのライセンス契約"/>
      <w:bookmarkStart w:id="40" w:name="_Toc128149449"/>
      <w:bookmarkStart w:id="41" w:name="_Ref91591286"/>
      <w:bookmarkEnd w:id="39"/>
      <w:r w:rsidRPr="0048560C">
        <w:rPr>
          <w:rFonts w:asciiTheme="minorHAnsi" w:hAnsiTheme="minorHAnsi"/>
        </w:rPr>
        <w:t>問合せ方法</w:t>
      </w:r>
      <w:bookmarkEnd w:id="40"/>
    </w:p>
    <w:bookmarkEnd w:id="41"/>
    <w:p w14:paraId="4D3D9C94" w14:textId="77777777" w:rsidR="00A94BAF" w:rsidRDefault="006D5D2B" w:rsidP="00DC74AB">
      <w:pPr>
        <w:pStyle w:val="afffffff9"/>
        <w:ind w:firstLine="220"/>
      </w:pPr>
      <w:r>
        <w:rPr>
          <w:rFonts w:hint="eastAsia"/>
        </w:rPr>
        <w:t>Cradle CFD scFLOW</w:t>
      </w:r>
      <w:r w:rsidR="00032AD0" w:rsidRPr="00A84C8C">
        <w:t>に関する</w:t>
      </w:r>
      <w:r w:rsidR="00032AD0" w:rsidRPr="00A84C8C">
        <w:rPr>
          <w:rFonts w:hint="eastAsia"/>
        </w:rPr>
        <w:t>一般的な</w:t>
      </w:r>
      <w:r w:rsidR="008602AB">
        <w:rPr>
          <w:rFonts w:hint="eastAsia"/>
        </w:rPr>
        <w:t>内容</w:t>
      </w:r>
      <w:r w:rsidR="00032AD0" w:rsidRPr="00A84C8C">
        <w:rPr>
          <w:rFonts w:hint="eastAsia"/>
        </w:rPr>
        <w:t>については</w:t>
      </w:r>
      <w:r w:rsidR="00EF21A4">
        <w:rPr>
          <w:rFonts w:hint="eastAsia"/>
        </w:rPr>
        <w:t>、</w:t>
      </w:r>
      <w:r w:rsidR="00765727" w:rsidRPr="00A84C8C">
        <w:rPr>
          <w:rFonts w:hint="eastAsia"/>
        </w:rPr>
        <w:t>ライセンス</w:t>
      </w:r>
      <w:r w:rsidR="008602AB">
        <w:rPr>
          <w:rFonts w:hint="eastAsia"/>
        </w:rPr>
        <w:t>締結</w:t>
      </w:r>
      <w:r w:rsidR="00765727" w:rsidRPr="00A84C8C">
        <w:rPr>
          <w:rFonts w:hint="eastAsia"/>
        </w:rPr>
        <w:t>先にお問合せください。</w:t>
      </w:r>
      <w:r w:rsidR="006F4C3A">
        <w:rPr>
          <w:rFonts w:hint="eastAsia"/>
        </w:rPr>
        <w:t>その際、「富岳」で利用していること</w:t>
      </w:r>
      <w:r w:rsidR="00717E4D">
        <w:rPr>
          <w:rFonts w:hint="eastAsia"/>
        </w:rPr>
        <w:t>も</w:t>
      </w:r>
      <w:r w:rsidR="002E4845">
        <w:rPr>
          <w:rFonts w:hint="eastAsia"/>
        </w:rPr>
        <w:t>併せて</w:t>
      </w:r>
      <w:r w:rsidR="00395C54">
        <w:rPr>
          <w:rFonts w:hint="eastAsia"/>
        </w:rPr>
        <w:t>お伝え</w:t>
      </w:r>
      <w:r w:rsidR="00717E4D">
        <w:rPr>
          <w:rFonts w:hint="eastAsia"/>
        </w:rPr>
        <w:t>ください。</w:t>
      </w:r>
    </w:p>
    <w:p w14:paraId="342176D1" w14:textId="6BCFDE07" w:rsidR="002715ED" w:rsidRDefault="006A295D" w:rsidP="00DC74AB">
      <w:pPr>
        <w:pStyle w:val="afffffff9"/>
        <w:ind w:firstLine="220"/>
        <w:rPr>
          <w:ins w:id="42" w:author="Honda, Yusuke/本多 祐介" w:date="2023-02-24T16:38:00Z"/>
        </w:rPr>
      </w:pPr>
      <w:r w:rsidRPr="00A84C8C">
        <w:t>「富岳」</w:t>
      </w:r>
      <w:r w:rsidRPr="00A84C8C">
        <w:rPr>
          <w:rFonts w:hint="eastAsia"/>
        </w:rPr>
        <w:t>固有の</w:t>
      </w:r>
      <w:r>
        <w:rPr>
          <w:rFonts w:hint="eastAsia"/>
        </w:rPr>
        <w:t>内容については</w:t>
      </w:r>
      <w:r w:rsidR="006F30FF" w:rsidRPr="00BE5553">
        <w:rPr>
          <w:rFonts w:hint="eastAsia"/>
        </w:rPr>
        <w:t>富岳サポートサイト</w:t>
      </w:r>
      <w:r w:rsidR="006F30FF">
        <w:t xml:space="preserve"> (</w:t>
      </w:r>
      <w:hyperlink r:id="rId18" w:history="1">
        <w:r w:rsidR="006F30FF" w:rsidRPr="00BE5553">
          <w:rPr>
            <w:rStyle w:val="affffff3"/>
            <w:rFonts w:hint="eastAsia"/>
          </w:rPr>
          <w:t>https://fugaku.zendesk.com/hc/ja/requests/new</w:t>
        </w:r>
      </w:hyperlink>
      <w:r w:rsidR="006F30FF">
        <w:t xml:space="preserve">) </w:t>
      </w:r>
      <w:r w:rsidRPr="00A84C8C">
        <w:t>に</w:t>
      </w:r>
      <w:r w:rsidRPr="00A84C8C">
        <w:rPr>
          <w:rFonts w:hint="eastAsia"/>
        </w:rPr>
        <w:t>お問合せください</w:t>
      </w:r>
      <w:r w:rsidRPr="00A84C8C">
        <w:t>。</w:t>
      </w:r>
    </w:p>
    <w:p w14:paraId="29BC7A1F" w14:textId="3EA5BF6B" w:rsidR="00ED6850" w:rsidRDefault="00ED6850" w:rsidP="00DC74AB">
      <w:pPr>
        <w:pStyle w:val="afffffff9"/>
        <w:ind w:firstLine="220"/>
        <w:rPr>
          <w:ins w:id="43" w:author="Honda, Yusuke/本多 祐介" w:date="2023-02-24T16:38:00Z"/>
        </w:rPr>
      </w:pPr>
    </w:p>
    <w:p w14:paraId="20DAB155" w14:textId="77777777" w:rsidR="00ED6850" w:rsidRPr="00F87E95" w:rsidRDefault="00ED6850" w:rsidP="00ED6850">
      <w:pPr>
        <w:pStyle w:val="20"/>
        <w:ind w:left="567"/>
        <w:jc w:val="left"/>
        <w:rPr>
          <w:ins w:id="44" w:author="Honda, Yusuke/本多 祐介" w:date="2023-02-24T16:38:00Z"/>
          <w:rFonts w:asciiTheme="minorHAnsi" w:hAnsiTheme="minorHAnsi"/>
          <w:szCs w:val="28"/>
        </w:rPr>
      </w:pPr>
      <w:bookmarkStart w:id="45" w:name="_Toc127892212"/>
      <w:bookmarkStart w:id="46" w:name="_Toc128149450"/>
      <w:ins w:id="47" w:author="Honda, Yusuke/本多 祐介" w:date="2023-02-24T16:38:00Z">
        <w:r>
          <w:rPr>
            <w:rFonts w:asciiTheme="minorHAnsi" w:hAnsiTheme="minorHAnsi" w:hint="eastAsia"/>
            <w:bCs/>
            <w:szCs w:val="28"/>
          </w:rPr>
          <w:lastRenderedPageBreak/>
          <w:t>試行利用中の問合せについて</w:t>
        </w:r>
        <w:bookmarkEnd w:id="45"/>
        <w:bookmarkEnd w:id="46"/>
      </w:ins>
    </w:p>
    <w:p w14:paraId="00D1CFB7" w14:textId="354E8887" w:rsidR="00ED6850" w:rsidRDefault="00ED6850" w:rsidP="00ED6850">
      <w:pPr>
        <w:pStyle w:val="afffffff9"/>
        <w:ind w:firstLineChars="129" w:firstLine="284"/>
        <w:rPr>
          <w:ins w:id="48" w:author="Honda, Yusuke/本多 祐介" w:date="2023-02-24T16:38:00Z"/>
        </w:rPr>
      </w:pPr>
      <w:ins w:id="49" w:author="Honda, Yusuke/本多 祐介" w:date="2023-02-24T16:38:00Z">
        <w:r w:rsidRPr="005E30C1">
          <w:rPr>
            <w:rFonts w:hint="eastAsia"/>
          </w:rPr>
          <w:t>試行利用</w:t>
        </w:r>
        <w:r>
          <w:rPr>
            <w:rFonts w:hint="eastAsia"/>
          </w:rPr>
          <w:t>の場合、</w:t>
        </w:r>
        <w:r w:rsidRPr="00E17FC5">
          <w:rPr>
            <w:rFonts w:hint="eastAsia"/>
          </w:rPr>
          <w:t>問合せ内容に関わらず</w:t>
        </w:r>
        <w:r w:rsidRPr="00BE5553">
          <w:rPr>
            <w:rFonts w:hint="eastAsia"/>
          </w:rPr>
          <w:t>富岳サポートサイト</w:t>
        </w:r>
        <w:r>
          <w:t xml:space="preserve"> (</w:t>
        </w:r>
        <w:r>
          <w:fldChar w:fldCharType="begin"/>
        </w:r>
        <w:r>
          <w:instrText xml:space="preserve"> HYPERLINK "https://fugaku.zendesk.com/hc/ja/requests/new" </w:instrText>
        </w:r>
        <w:r>
          <w:fldChar w:fldCharType="separate"/>
        </w:r>
        <w:r w:rsidRPr="00BE5553">
          <w:rPr>
            <w:rStyle w:val="affffff3"/>
            <w:rFonts w:hint="eastAsia"/>
          </w:rPr>
          <w:t>https://fugaku.zendesk.com/hc/ja/requests/new</w:t>
        </w:r>
        <w:r>
          <w:rPr>
            <w:rStyle w:val="affffff3"/>
          </w:rPr>
          <w:fldChar w:fldCharType="end"/>
        </w:r>
        <w:r>
          <w:t xml:space="preserve">) </w:t>
        </w:r>
        <w:r w:rsidRPr="00A84C8C">
          <w:t>に</w:t>
        </w:r>
        <w:r w:rsidRPr="00A84C8C">
          <w:rPr>
            <w:rFonts w:hint="eastAsia"/>
          </w:rPr>
          <w:t>お問合せください</w:t>
        </w:r>
        <w:r w:rsidRPr="00A84C8C">
          <w:t>。</w:t>
        </w:r>
        <w:r>
          <w:rPr>
            <w:rFonts w:hint="eastAsia"/>
          </w:rPr>
          <w:t>お問合せの際は、問合せ本文に試行利用である旨を記載してください。</w:t>
        </w:r>
      </w:ins>
    </w:p>
    <w:p w14:paraId="0C1A5E0D" w14:textId="77777777" w:rsidR="00ED6850" w:rsidRDefault="00ED6850" w:rsidP="00ED6850">
      <w:pPr>
        <w:pStyle w:val="afffffff9"/>
        <w:ind w:firstLineChars="129" w:firstLine="284"/>
        <w:rPr>
          <w:ins w:id="50" w:author="Honda, Yusuke/本多 祐介" w:date="2023-02-24T16:38:00Z"/>
        </w:rPr>
      </w:pPr>
      <w:ins w:id="51" w:author="Honda, Yusuke/本多 祐介" w:date="2023-02-24T16:38:00Z">
        <w:r>
          <w:rPr>
            <w:rFonts w:hint="eastAsia"/>
          </w:rPr>
          <w:t>なお、問合せ対応に関して、</w:t>
        </w:r>
        <w:r w:rsidRPr="00E17FC5">
          <w:rPr>
            <w:rFonts w:hint="eastAsia"/>
          </w:rPr>
          <w:t>以下の注意事項があります</w:t>
        </w:r>
        <w:r>
          <w:rPr>
            <w:rFonts w:hint="eastAsia"/>
          </w:rPr>
          <w:t>のでご了承ください</w:t>
        </w:r>
        <w:r w:rsidRPr="00E17FC5">
          <w:rPr>
            <w:rFonts w:hint="eastAsia"/>
          </w:rPr>
          <w:t>。</w:t>
        </w:r>
        <w:bookmarkStart w:id="52" w:name="_問合せ方法（商用アプリケーションの試行利用時）"/>
        <w:bookmarkEnd w:id="52"/>
      </w:ins>
    </w:p>
    <w:p w14:paraId="6A96BF89" w14:textId="58FA5965" w:rsidR="00ED6850" w:rsidRPr="005E30C1" w:rsidRDefault="00ED6850" w:rsidP="00ED6850">
      <w:pPr>
        <w:pStyle w:val="afffffff9"/>
        <w:numPr>
          <w:ilvl w:val="0"/>
          <w:numId w:val="35"/>
        </w:numPr>
        <w:ind w:firstLineChars="0"/>
        <w:rPr>
          <w:ins w:id="53" w:author="Honda, Yusuke/本多 祐介" w:date="2023-02-24T16:38:00Z"/>
        </w:rPr>
      </w:pPr>
      <w:commentRangeStart w:id="54"/>
      <w:ins w:id="55" w:author="Honda, Yusuke/本多 祐介" w:date="2023-02-24T16:38:00Z">
        <w:r w:rsidRPr="005E30C1">
          <w:rPr>
            <w:rFonts w:hint="eastAsia"/>
          </w:rPr>
          <w:t>商用アプリケーション</w:t>
        </w:r>
        <w:r>
          <w:rPr>
            <w:rFonts w:hint="eastAsia"/>
          </w:rPr>
          <w:t>の動作</w:t>
        </w:r>
        <w:r w:rsidRPr="005E30C1">
          <w:rPr>
            <w:rFonts w:hint="eastAsia"/>
          </w:rPr>
          <w:t>に関する</w:t>
        </w:r>
        <w:r>
          <w:rPr>
            <w:rFonts w:hint="eastAsia"/>
          </w:rPr>
          <w:t>お問合せ</w:t>
        </w:r>
        <w:r w:rsidRPr="005E30C1">
          <w:rPr>
            <w:rFonts w:hint="eastAsia"/>
          </w:rPr>
          <w:t>の受付は</w:t>
        </w:r>
      </w:ins>
      <w:ins w:id="56" w:author="Honda, Yusuke/本多 祐介" w:date="2023-03-01T13:28:00Z">
        <w:r w:rsidR="005948E4" w:rsidRPr="005948E4">
          <w:rPr>
            <w:rFonts w:hint="eastAsia"/>
          </w:rPr>
          <w:t>、</w:t>
        </w:r>
      </w:ins>
      <w:ins w:id="57" w:author="Honda, Yusuke/本多 祐介" w:date="2023-03-01T13:29:00Z">
        <w:r w:rsidR="005948E4" w:rsidRPr="005948E4">
          <w:rPr>
            <w:rFonts w:hint="eastAsia"/>
          </w:rPr>
          <w:t>新規・継続問合せに関わらず</w:t>
        </w:r>
      </w:ins>
      <w:ins w:id="58" w:author="Honda, Yusuke/本多 祐介" w:date="2023-02-24T16:38:00Z">
        <w:r w:rsidRPr="005E30C1">
          <w:rPr>
            <w:rFonts w:hint="eastAsia"/>
          </w:rPr>
          <w:t>試行利用期間内に限定させていただきます</w:t>
        </w:r>
      </w:ins>
      <w:commentRangeEnd w:id="54"/>
      <w:ins w:id="59" w:author="Honda, Yusuke/本多 祐介" w:date="2023-03-01T13:29:00Z">
        <w:r w:rsidR="002A7AA2">
          <w:rPr>
            <w:rStyle w:val="afffe"/>
            <w:rFonts w:ascii="Arial" w:eastAsia="HG丸ｺﾞｼｯｸM-PRO" w:hAnsi="Arial" w:cs="Times New Roman"/>
            <w:kern w:val="20"/>
            <w:szCs w:val="20"/>
          </w:rPr>
          <w:commentReference w:id="54"/>
        </w:r>
      </w:ins>
    </w:p>
    <w:p w14:paraId="343ED38F" w14:textId="77777777" w:rsidR="00ED6850" w:rsidRPr="00E75192" w:rsidRDefault="00ED6850" w:rsidP="00ED6850">
      <w:pPr>
        <w:pStyle w:val="afffffff9"/>
        <w:numPr>
          <w:ilvl w:val="0"/>
          <w:numId w:val="35"/>
        </w:numPr>
        <w:ind w:firstLineChars="0"/>
        <w:rPr>
          <w:ins w:id="60" w:author="Honda, Yusuke/本多 祐介" w:date="2023-02-24T16:38:00Z"/>
        </w:rPr>
      </w:pPr>
      <w:ins w:id="61" w:author="Honda, Yusuke/本多 祐介" w:date="2023-02-24T16:38:00Z">
        <w:r w:rsidRPr="007A155A">
          <w:rPr>
            <w:rFonts w:hint="eastAsia"/>
          </w:rPr>
          <w:t>問合せには順次回答しますが、回答が</w:t>
        </w:r>
        <w:r w:rsidRPr="00E75192">
          <w:rPr>
            <w:rFonts w:hint="eastAsia"/>
          </w:rPr>
          <w:t>試行利用期間</w:t>
        </w:r>
        <w:r w:rsidRPr="007A155A">
          <w:rPr>
            <w:rFonts w:hint="eastAsia"/>
          </w:rPr>
          <w:t>終了後になる可能性が</w:t>
        </w:r>
        <w:r w:rsidRPr="00E75192">
          <w:rPr>
            <w:rFonts w:hint="eastAsia"/>
          </w:rPr>
          <w:t>あります</w:t>
        </w:r>
      </w:ins>
    </w:p>
    <w:p w14:paraId="77AD42A3" w14:textId="77777777" w:rsidR="00ED6850" w:rsidRPr="00ED6850" w:rsidRDefault="00ED6850" w:rsidP="00DC74AB">
      <w:pPr>
        <w:pStyle w:val="afffffff9"/>
        <w:ind w:firstLine="220"/>
      </w:pPr>
    </w:p>
    <w:sectPr w:rsidR="00ED6850" w:rsidRPr="00ED6850" w:rsidSect="00DF4FCA">
      <w:footerReference w:type="default" r:id="rId23"/>
      <w:type w:val="continuous"/>
      <w:pgSz w:w="11906" w:h="16838" w:code="9"/>
      <w:pgMar w:top="1701" w:right="1418" w:bottom="1418" w:left="1418" w:header="851" w:footer="992" w:gutter="0"/>
      <w:pgNumType w:start="0"/>
      <w:cols w:space="425"/>
      <w:docGrid w:type="lines" w:linePitch="34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4" w:author="Honda, Yusuke/本多 祐介" w:date="2023-03-01T13:29:00Z" w:initials="HY祐">
    <w:p w14:paraId="0C994FC6" w14:textId="77777777" w:rsidR="002A7AA2" w:rsidRDefault="002A7AA2" w:rsidP="002A7AA2">
      <w:pPr>
        <w:pStyle w:val="affff"/>
      </w:pPr>
      <w:r>
        <w:rPr>
          <w:rStyle w:val="afffe"/>
        </w:rPr>
        <w:annotationRef/>
      </w:r>
      <w:r>
        <w:rPr>
          <w:rFonts w:hint="eastAsia"/>
        </w:rPr>
        <w:t>指摘反映：説明文の見直し。</w:t>
      </w:r>
    </w:p>
    <w:p w14:paraId="70962835" w14:textId="77777777" w:rsidR="002A7AA2" w:rsidRDefault="002A7AA2" w:rsidP="002A7AA2">
      <w:pPr>
        <w:pStyle w:val="affff"/>
      </w:pPr>
      <w:r>
        <w:rPr>
          <w:rFonts w:hint="eastAsia"/>
        </w:rPr>
        <w:t>修正前：</w:t>
      </w:r>
      <w:r>
        <w:t></w:t>
      </w:r>
      <w:r>
        <w:tab/>
      </w:r>
      <w:r>
        <w:rPr>
          <w:rFonts w:hint="eastAsia"/>
        </w:rPr>
        <w:t>商用アプリケーションの動作に関するお問合せの受付は、試行利用期間内に限定させていただきます。なお、試行利用期間内に問題が解決しなかった場合、対応を打ち切らせていただく可能性があります</w:t>
      </w:r>
    </w:p>
    <w:p w14:paraId="7CC267D2" w14:textId="4B916BD2" w:rsidR="002A7AA2" w:rsidRDefault="002A7AA2" w:rsidP="002A7AA2">
      <w:pPr>
        <w:pStyle w:val="affff"/>
      </w:pPr>
      <w:r>
        <w:rPr>
          <w:rFonts w:hint="eastAsia"/>
        </w:rPr>
        <w:t>修正後：</w:t>
      </w:r>
      <w:r>
        <w:t></w:t>
      </w:r>
      <w:r>
        <w:tab/>
      </w:r>
      <w:r>
        <w:rPr>
          <w:rFonts w:hint="eastAsia"/>
        </w:rPr>
        <w:t>商用アプリケーションの動作に関するお問合せの受付は、新規・継続問合せに関わらず試行利用期間内に限定させていただきます。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C267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9D1D4" w16cex:dateUtc="2023-03-01T0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C267D2" w16cid:durableId="27A9D1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38E39" w14:textId="77777777" w:rsidR="000F2C47" w:rsidRDefault="000F2C47" w:rsidP="00185185">
      <w:pPr>
        <w:spacing w:line="240" w:lineRule="auto"/>
      </w:pPr>
      <w:r>
        <w:separator/>
      </w:r>
    </w:p>
  </w:endnote>
  <w:endnote w:type="continuationSeparator" w:id="0">
    <w:p w14:paraId="7EE91BF1" w14:textId="77777777" w:rsidR="000F2C47" w:rsidRDefault="000F2C47" w:rsidP="00185185">
      <w:pPr>
        <w:spacing w:line="240" w:lineRule="auto"/>
      </w:pPr>
      <w:r>
        <w:continuationSeparator/>
      </w:r>
    </w:p>
  </w:endnote>
  <w:endnote w:type="continuationNotice" w:id="1">
    <w:p w14:paraId="2858C477" w14:textId="77777777" w:rsidR="000F2C47" w:rsidRDefault="000F2C4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HGｺﾞｼｯｸ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3"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0"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arto="http://schemas.microsoft.com/office/word/2006/arto">
          <w:pict>
            <v:line w14:anchorId="576EA12C" id="Line 21"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arto="http://schemas.microsoft.com/office/word/2006/arto">
          <w:pict>
            <v:line w14:anchorId="6E58A80C" id="Line 21" o:spid="_x0000_s1026" style="position:absolute;left:0;text-align:lef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72767" w14:textId="77777777" w:rsidR="000F2C47" w:rsidRDefault="000F2C47" w:rsidP="00185185">
      <w:pPr>
        <w:spacing w:line="240" w:lineRule="auto"/>
      </w:pPr>
      <w:r>
        <w:separator/>
      </w:r>
    </w:p>
  </w:footnote>
  <w:footnote w:type="continuationSeparator" w:id="0">
    <w:p w14:paraId="61ED5F56" w14:textId="77777777" w:rsidR="000F2C47" w:rsidRDefault="000F2C47" w:rsidP="00185185">
      <w:pPr>
        <w:spacing w:line="240" w:lineRule="auto"/>
      </w:pPr>
      <w:r>
        <w:continuationSeparator/>
      </w:r>
    </w:p>
  </w:footnote>
  <w:footnote w:type="continuationNotice" w:id="1">
    <w:p w14:paraId="4D1647F8" w14:textId="77777777" w:rsidR="000F2C47" w:rsidRDefault="000F2C4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8241"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arto="http://schemas.microsoft.com/office/word/2006/arto">
          <w:pict>
            <v:line w14:anchorId="4A005215" id="Line 10" o:spid="_x0000_s1026" style="position:absolute;left:0;text-align:lef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" o:allowincell="f"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58244"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arto="http://schemas.microsoft.com/office/word/2006/arto">
          <w:pict>
            <v:line w14:anchorId="4175BC29" id="Line 19" o:spid="_x0000_s1026" style="position:absolute;left:0;text-align:lef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4ED63206"/>
    <w:multiLevelType w:val="hybridMultilevel"/>
    <w:tmpl w:val="BC0C8D3A"/>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6"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7"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2694"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9"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30"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3" w15:restartNumberingAfterBreak="0">
    <w:nsid w:val="5E0C36CF"/>
    <w:multiLevelType w:val="multilevel"/>
    <w:tmpl w:val="2A1261DA"/>
    <w:numStyleLink w:val="21"/>
  </w:abstractNum>
  <w:abstractNum w:abstractNumId="34" w15:restartNumberingAfterBreak="0">
    <w:nsid w:val="5F0352B4"/>
    <w:multiLevelType w:val="hybridMultilevel"/>
    <w:tmpl w:val="BAE0958C"/>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6"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abstractNumId w:val="11"/>
  </w:num>
  <w:num w:numId="2">
    <w:abstractNumId w:val="28"/>
  </w:num>
  <w:num w:numId="3">
    <w:abstractNumId w:val="26"/>
  </w:num>
  <w:num w:numId="4">
    <w:abstractNumId w:val="21"/>
  </w:num>
  <w:num w:numId="5">
    <w:abstractNumId w:val="20"/>
  </w:num>
  <w:num w:numId="6">
    <w:abstractNumId w:val="4"/>
  </w:num>
  <w:num w:numId="7">
    <w:abstractNumId w:val="30"/>
  </w:num>
  <w:num w:numId="8">
    <w:abstractNumId w:val="33"/>
  </w:num>
  <w:num w:numId="9">
    <w:abstractNumId w:val="0"/>
  </w:num>
  <w:num w:numId="10">
    <w:abstractNumId w:val="17"/>
  </w:num>
  <w:num w:numId="11">
    <w:abstractNumId w:val="8"/>
  </w:num>
  <w:num w:numId="12">
    <w:abstractNumId w:val="14"/>
  </w:num>
  <w:num w:numId="13">
    <w:abstractNumId w:val="15"/>
  </w:num>
  <w:num w:numId="14">
    <w:abstractNumId w:val="40"/>
  </w:num>
  <w:num w:numId="15">
    <w:abstractNumId w:val="29"/>
  </w:num>
  <w:num w:numId="16">
    <w:abstractNumId w:val="41"/>
  </w:num>
  <w:num w:numId="17">
    <w:abstractNumId w:val="22"/>
  </w:num>
  <w:num w:numId="18">
    <w:abstractNumId w:val="10"/>
  </w:num>
  <w:num w:numId="19">
    <w:abstractNumId w:val="37"/>
  </w:num>
  <w:num w:numId="20">
    <w:abstractNumId w:val="5"/>
  </w:num>
  <w:num w:numId="21">
    <w:abstractNumId w:val="1"/>
  </w:num>
  <w:num w:numId="22">
    <w:abstractNumId w:val="18"/>
  </w:num>
  <w:num w:numId="23">
    <w:abstractNumId w:val="24"/>
  </w:num>
  <w:num w:numId="24">
    <w:abstractNumId w:val="23"/>
  </w:num>
  <w:num w:numId="25">
    <w:abstractNumId w:val="3"/>
  </w:num>
  <w:num w:numId="26">
    <w:abstractNumId w:val="13"/>
  </w:num>
  <w:num w:numId="27">
    <w:abstractNumId w:val="38"/>
  </w:num>
  <w:num w:numId="28">
    <w:abstractNumId w:val="7"/>
  </w:num>
  <w:num w:numId="29">
    <w:abstractNumId w:val="32"/>
  </w:num>
  <w:num w:numId="30">
    <w:abstractNumId w:val="9"/>
  </w:num>
  <w:num w:numId="31">
    <w:abstractNumId w:val="27"/>
  </w:num>
  <w:num w:numId="32">
    <w:abstractNumId w:val="6"/>
  </w:num>
  <w:num w:numId="33">
    <w:abstractNumId w:val="39"/>
  </w:num>
  <w:num w:numId="34">
    <w:abstractNumId w:val="35"/>
  </w:num>
  <w:num w:numId="35">
    <w:abstractNumId w:val="16"/>
  </w:num>
  <w:num w:numId="36">
    <w:abstractNumId w:val="31"/>
  </w:num>
  <w:num w:numId="37">
    <w:abstractNumId w:val="2"/>
  </w:num>
  <w:num w:numId="38">
    <w:abstractNumId w:val="12"/>
  </w:num>
  <w:num w:numId="39">
    <w:abstractNumId w:val="19"/>
  </w:num>
  <w:num w:numId="40">
    <w:abstractNumId w:val="34"/>
  </w:num>
  <w:num w:numId="41">
    <w:abstractNumId w:val="36"/>
  </w:num>
  <w:num w:numId="42">
    <w:abstractNumId w:val="42"/>
  </w:num>
  <w:num w:numId="43">
    <w:abstractNumId w:val="25"/>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tagiri, Sadanori/小田切 貞憲">
    <w15:presenceInfo w15:providerId="AD" w15:userId="S::otagiri.sadanor@jp.fujitsu.com::d9f39bed-58c8-4b5e-a746-d53baa8c0786"/>
  </w15:person>
  <w15:person w15:author="Honda, Yusuke/本多 祐介">
    <w15:presenceInfo w15:providerId="AD" w15:userId="S::fj5675ei@aa.jp.fujitsu.com::78863e4e-d3b3-4b4c-9f2d-45ee9d066f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DateAndTime/>
  <w:bordersDoNotSurroundHeader/>
  <w:bordersDoNotSurroundFooter/>
  <w:hideSpellingErrors/>
  <w:hideGrammaticalErrors/>
  <w:activeWritingStyle w:appName="MSWord" w:lang="en-US" w:vendorID="64" w:dllVersion="0" w:nlCheck="1" w:checkStyle="0"/>
  <w:activeWritingStyle w:appName="MSWord" w:lang="ja-JP" w:vendorID="64" w:dllVersion="0" w:nlCheck="1" w:checkStyle="1"/>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307"/>
    <w:rsid w:val="00000979"/>
    <w:rsid w:val="00000EDC"/>
    <w:rsid w:val="0000170F"/>
    <w:rsid w:val="0000196F"/>
    <w:rsid w:val="00001C5C"/>
    <w:rsid w:val="00002D85"/>
    <w:rsid w:val="00002F40"/>
    <w:rsid w:val="0000346E"/>
    <w:rsid w:val="0000389C"/>
    <w:rsid w:val="000039A0"/>
    <w:rsid w:val="00003A8A"/>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519"/>
    <w:rsid w:val="00010C73"/>
    <w:rsid w:val="00011791"/>
    <w:rsid w:val="00011910"/>
    <w:rsid w:val="000119E3"/>
    <w:rsid w:val="000121DD"/>
    <w:rsid w:val="00012277"/>
    <w:rsid w:val="00012536"/>
    <w:rsid w:val="0001265F"/>
    <w:rsid w:val="00012691"/>
    <w:rsid w:val="00012AE8"/>
    <w:rsid w:val="00012AF0"/>
    <w:rsid w:val="00012FD3"/>
    <w:rsid w:val="00013428"/>
    <w:rsid w:val="00013724"/>
    <w:rsid w:val="00014123"/>
    <w:rsid w:val="000142C5"/>
    <w:rsid w:val="00014377"/>
    <w:rsid w:val="00014851"/>
    <w:rsid w:val="00014975"/>
    <w:rsid w:val="00014ABE"/>
    <w:rsid w:val="00014CB5"/>
    <w:rsid w:val="00014DF3"/>
    <w:rsid w:val="000159F9"/>
    <w:rsid w:val="00015ABF"/>
    <w:rsid w:val="000162B6"/>
    <w:rsid w:val="00016930"/>
    <w:rsid w:val="00016B62"/>
    <w:rsid w:val="00016CA5"/>
    <w:rsid w:val="00017642"/>
    <w:rsid w:val="000200D1"/>
    <w:rsid w:val="0002020D"/>
    <w:rsid w:val="0002055D"/>
    <w:rsid w:val="00020881"/>
    <w:rsid w:val="00020E88"/>
    <w:rsid w:val="000211A2"/>
    <w:rsid w:val="0002191D"/>
    <w:rsid w:val="0002199D"/>
    <w:rsid w:val="00021E3D"/>
    <w:rsid w:val="00021EF8"/>
    <w:rsid w:val="00022562"/>
    <w:rsid w:val="00022823"/>
    <w:rsid w:val="00022FC6"/>
    <w:rsid w:val="000232D1"/>
    <w:rsid w:val="000238CC"/>
    <w:rsid w:val="00023DE3"/>
    <w:rsid w:val="00023EF0"/>
    <w:rsid w:val="000241A9"/>
    <w:rsid w:val="0002458A"/>
    <w:rsid w:val="0002489E"/>
    <w:rsid w:val="00024915"/>
    <w:rsid w:val="00024A33"/>
    <w:rsid w:val="00024A8F"/>
    <w:rsid w:val="00024BBD"/>
    <w:rsid w:val="00024D92"/>
    <w:rsid w:val="00024DA0"/>
    <w:rsid w:val="00024DAE"/>
    <w:rsid w:val="00025260"/>
    <w:rsid w:val="000256D2"/>
    <w:rsid w:val="0002571E"/>
    <w:rsid w:val="00025915"/>
    <w:rsid w:val="00026662"/>
    <w:rsid w:val="00026D1D"/>
    <w:rsid w:val="0002719D"/>
    <w:rsid w:val="00027476"/>
    <w:rsid w:val="00027BEC"/>
    <w:rsid w:val="00030311"/>
    <w:rsid w:val="0003063D"/>
    <w:rsid w:val="000308B8"/>
    <w:rsid w:val="000311EF"/>
    <w:rsid w:val="00031239"/>
    <w:rsid w:val="00031588"/>
    <w:rsid w:val="000324EF"/>
    <w:rsid w:val="00032AD0"/>
    <w:rsid w:val="00032C4C"/>
    <w:rsid w:val="00032DE7"/>
    <w:rsid w:val="00032EEE"/>
    <w:rsid w:val="00033230"/>
    <w:rsid w:val="00033383"/>
    <w:rsid w:val="00033B34"/>
    <w:rsid w:val="000340E7"/>
    <w:rsid w:val="00034277"/>
    <w:rsid w:val="00034549"/>
    <w:rsid w:val="00035102"/>
    <w:rsid w:val="0003543F"/>
    <w:rsid w:val="00035BDF"/>
    <w:rsid w:val="00035CD8"/>
    <w:rsid w:val="0003667B"/>
    <w:rsid w:val="00036BEA"/>
    <w:rsid w:val="00036F0C"/>
    <w:rsid w:val="00036F98"/>
    <w:rsid w:val="00037C05"/>
    <w:rsid w:val="00037FF6"/>
    <w:rsid w:val="000403E6"/>
    <w:rsid w:val="000405E3"/>
    <w:rsid w:val="00040946"/>
    <w:rsid w:val="00040A7E"/>
    <w:rsid w:val="0004139F"/>
    <w:rsid w:val="000413AC"/>
    <w:rsid w:val="00041D9D"/>
    <w:rsid w:val="000423B4"/>
    <w:rsid w:val="00042725"/>
    <w:rsid w:val="00042BEA"/>
    <w:rsid w:val="00043099"/>
    <w:rsid w:val="00043889"/>
    <w:rsid w:val="00043A95"/>
    <w:rsid w:val="00043EC5"/>
    <w:rsid w:val="00044210"/>
    <w:rsid w:val="00044998"/>
    <w:rsid w:val="00044B46"/>
    <w:rsid w:val="000450BE"/>
    <w:rsid w:val="00045A76"/>
    <w:rsid w:val="00045BC3"/>
    <w:rsid w:val="00045E67"/>
    <w:rsid w:val="00045F7F"/>
    <w:rsid w:val="0004675F"/>
    <w:rsid w:val="00046987"/>
    <w:rsid w:val="00046B1B"/>
    <w:rsid w:val="000474A5"/>
    <w:rsid w:val="0004761F"/>
    <w:rsid w:val="00047655"/>
    <w:rsid w:val="000477A3"/>
    <w:rsid w:val="00047C84"/>
    <w:rsid w:val="00047C8C"/>
    <w:rsid w:val="0005048E"/>
    <w:rsid w:val="00050794"/>
    <w:rsid w:val="00050F2E"/>
    <w:rsid w:val="00051270"/>
    <w:rsid w:val="000514DF"/>
    <w:rsid w:val="0005185A"/>
    <w:rsid w:val="000519FB"/>
    <w:rsid w:val="00052711"/>
    <w:rsid w:val="000530BD"/>
    <w:rsid w:val="000533CC"/>
    <w:rsid w:val="00053A95"/>
    <w:rsid w:val="00053E8A"/>
    <w:rsid w:val="000544D0"/>
    <w:rsid w:val="000545DE"/>
    <w:rsid w:val="0005476C"/>
    <w:rsid w:val="00054A30"/>
    <w:rsid w:val="00054A33"/>
    <w:rsid w:val="00054CC8"/>
    <w:rsid w:val="00055707"/>
    <w:rsid w:val="00055C1B"/>
    <w:rsid w:val="00056215"/>
    <w:rsid w:val="0005673D"/>
    <w:rsid w:val="00056D2E"/>
    <w:rsid w:val="00056F6A"/>
    <w:rsid w:val="00056F8A"/>
    <w:rsid w:val="0005702B"/>
    <w:rsid w:val="00060123"/>
    <w:rsid w:val="000602DF"/>
    <w:rsid w:val="00060513"/>
    <w:rsid w:val="000609DE"/>
    <w:rsid w:val="00060F7C"/>
    <w:rsid w:val="00060FF4"/>
    <w:rsid w:val="00061311"/>
    <w:rsid w:val="00061C7D"/>
    <w:rsid w:val="00061D33"/>
    <w:rsid w:val="00061DA2"/>
    <w:rsid w:val="00061F9A"/>
    <w:rsid w:val="000620E7"/>
    <w:rsid w:val="000622EF"/>
    <w:rsid w:val="00062902"/>
    <w:rsid w:val="00062C41"/>
    <w:rsid w:val="00063316"/>
    <w:rsid w:val="00063898"/>
    <w:rsid w:val="00063CE0"/>
    <w:rsid w:val="000640A5"/>
    <w:rsid w:val="0006415D"/>
    <w:rsid w:val="00064227"/>
    <w:rsid w:val="00064D1F"/>
    <w:rsid w:val="00064E12"/>
    <w:rsid w:val="00064EB5"/>
    <w:rsid w:val="00064FD6"/>
    <w:rsid w:val="00065690"/>
    <w:rsid w:val="00066640"/>
    <w:rsid w:val="000669EA"/>
    <w:rsid w:val="00066DA9"/>
    <w:rsid w:val="00066DB1"/>
    <w:rsid w:val="00066E62"/>
    <w:rsid w:val="00067310"/>
    <w:rsid w:val="0006740B"/>
    <w:rsid w:val="00067521"/>
    <w:rsid w:val="00067AB1"/>
    <w:rsid w:val="00067C1E"/>
    <w:rsid w:val="00067DFA"/>
    <w:rsid w:val="00067F4E"/>
    <w:rsid w:val="00070321"/>
    <w:rsid w:val="00070AEE"/>
    <w:rsid w:val="00070C89"/>
    <w:rsid w:val="000713F6"/>
    <w:rsid w:val="000713FA"/>
    <w:rsid w:val="000717C6"/>
    <w:rsid w:val="0007194C"/>
    <w:rsid w:val="00071B82"/>
    <w:rsid w:val="00071F65"/>
    <w:rsid w:val="00072AD3"/>
    <w:rsid w:val="00072BC0"/>
    <w:rsid w:val="00072F3F"/>
    <w:rsid w:val="00073390"/>
    <w:rsid w:val="00073B6D"/>
    <w:rsid w:val="00074528"/>
    <w:rsid w:val="00074573"/>
    <w:rsid w:val="00075457"/>
    <w:rsid w:val="000759E5"/>
    <w:rsid w:val="00075A9B"/>
    <w:rsid w:val="00075ED8"/>
    <w:rsid w:val="000760EC"/>
    <w:rsid w:val="00076CA5"/>
    <w:rsid w:val="00076D6D"/>
    <w:rsid w:val="000773C3"/>
    <w:rsid w:val="00077A16"/>
    <w:rsid w:val="00077D1D"/>
    <w:rsid w:val="0008092F"/>
    <w:rsid w:val="0008196D"/>
    <w:rsid w:val="0008237D"/>
    <w:rsid w:val="0008290B"/>
    <w:rsid w:val="00082A27"/>
    <w:rsid w:val="00082D74"/>
    <w:rsid w:val="000830FB"/>
    <w:rsid w:val="00083864"/>
    <w:rsid w:val="00083D87"/>
    <w:rsid w:val="00083DE8"/>
    <w:rsid w:val="00084B24"/>
    <w:rsid w:val="00085399"/>
    <w:rsid w:val="00085740"/>
    <w:rsid w:val="00085A63"/>
    <w:rsid w:val="00085BD5"/>
    <w:rsid w:val="00085D56"/>
    <w:rsid w:val="00085E67"/>
    <w:rsid w:val="00087958"/>
    <w:rsid w:val="000901FB"/>
    <w:rsid w:val="00090366"/>
    <w:rsid w:val="000905FF"/>
    <w:rsid w:val="00090D38"/>
    <w:rsid w:val="000914EE"/>
    <w:rsid w:val="000915EE"/>
    <w:rsid w:val="00092483"/>
    <w:rsid w:val="0009251A"/>
    <w:rsid w:val="00092571"/>
    <w:rsid w:val="000925B5"/>
    <w:rsid w:val="000925D7"/>
    <w:rsid w:val="00092783"/>
    <w:rsid w:val="000927BD"/>
    <w:rsid w:val="00092944"/>
    <w:rsid w:val="00093D1E"/>
    <w:rsid w:val="000940C0"/>
    <w:rsid w:val="00094296"/>
    <w:rsid w:val="000943A2"/>
    <w:rsid w:val="00094789"/>
    <w:rsid w:val="000947F7"/>
    <w:rsid w:val="00094A80"/>
    <w:rsid w:val="00094B98"/>
    <w:rsid w:val="0009503B"/>
    <w:rsid w:val="000953C1"/>
    <w:rsid w:val="00095444"/>
    <w:rsid w:val="00095FC9"/>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245D"/>
    <w:rsid w:val="000A31A5"/>
    <w:rsid w:val="000A3385"/>
    <w:rsid w:val="000A3432"/>
    <w:rsid w:val="000A3486"/>
    <w:rsid w:val="000A3B1A"/>
    <w:rsid w:val="000A42DA"/>
    <w:rsid w:val="000A4754"/>
    <w:rsid w:val="000A4840"/>
    <w:rsid w:val="000A48C5"/>
    <w:rsid w:val="000A4CAB"/>
    <w:rsid w:val="000A4D9C"/>
    <w:rsid w:val="000A5118"/>
    <w:rsid w:val="000A588F"/>
    <w:rsid w:val="000A63C3"/>
    <w:rsid w:val="000A657D"/>
    <w:rsid w:val="000A6701"/>
    <w:rsid w:val="000A6BAC"/>
    <w:rsid w:val="000A6D26"/>
    <w:rsid w:val="000A6F6D"/>
    <w:rsid w:val="000A72E0"/>
    <w:rsid w:val="000B04FF"/>
    <w:rsid w:val="000B0594"/>
    <w:rsid w:val="000B0734"/>
    <w:rsid w:val="000B078C"/>
    <w:rsid w:val="000B14DE"/>
    <w:rsid w:val="000B167C"/>
    <w:rsid w:val="000B1A99"/>
    <w:rsid w:val="000B1B8A"/>
    <w:rsid w:val="000B1E19"/>
    <w:rsid w:val="000B21CF"/>
    <w:rsid w:val="000B25EB"/>
    <w:rsid w:val="000B2834"/>
    <w:rsid w:val="000B2E24"/>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51C"/>
    <w:rsid w:val="000C1EC4"/>
    <w:rsid w:val="000C26C7"/>
    <w:rsid w:val="000C29CF"/>
    <w:rsid w:val="000C2FE7"/>
    <w:rsid w:val="000C3039"/>
    <w:rsid w:val="000C316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E88"/>
    <w:rsid w:val="000D1830"/>
    <w:rsid w:val="000D1972"/>
    <w:rsid w:val="000D1D45"/>
    <w:rsid w:val="000D1D9A"/>
    <w:rsid w:val="000D1DC0"/>
    <w:rsid w:val="000D1E9B"/>
    <w:rsid w:val="000D232B"/>
    <w:rsid w:val="000D277E"/>
    <w:rsid w:val="000D29C1"/>
    <w:rsid w:val="000D2A4F"/>
    <w:rsid w:val="000D2CED"/>
    <w:rsid w:val="000D2CFF"/>
    <w:rsid w:val="000D4110"/>
    <w:rsid w:val="000D432D"/>
    <w:rsid w:val="000D449B"/>
    <w:rsid w:val="000D4CA6"/>
    <w:rsid w:val="000D4E84"/>
    <w:rsid w:val="000D55D6"/>
    <w:rsid w:val="000D573C"/>
    <w:rsid w:val="000D5E3E"/>
    <w:rsid w:val="000D65CC"/>
    <w:rsid w:val="000D67CF"/>
    <w:rsid w:val="000D695B"/>
    <w:rsid w:val="000D698D"/>
    <w:rsid w:val="000D6EEB"/>
    <w:rsid w:val="000D726B"/>
    <w:rsid w:val="000D7775"/>
    <w:rsid w:val="000D7A59"/>
    <w:rsid w:val="000D7B8F"/>
    <w:rsid w:val="000E03D7"/>
    <w:rsid w:val="000E0671"/>
    <w:rsid w:val="000E07B9"/>
    <w:rsid w:val="000E090D"/>
    <w:rsid w:val="000E0A23"/>
    <w:rsid w:val="000E106D"/>
    <w:rsid w:val="000E1E14"/>
    <w:rsid w:val="000E223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4CB8"/>
    <w:rsid w:val="000E5295"/>
    <w:rsid w:val="000E5897"/>
    <w:rsid w:val="000E5DA3"/>
    <w:rsid w:val="000E5F3E"/>
    <w:rsid w:val="000E69B3"/>
    <w:rsid w:val="000E6E21"/>
    <w:rsid w:val="000E6E62"/>
    <w:rsid w:val="000E7057"/>
    <w:rsid w:val="000E734D"/>
    <w:rsid w:val="000E75EE"/>
    <w:rsid w:val="000E76B2"/>
    <w:rsid w:val="000E776D"/>
    <w:rsid w:val="000E7B67"/>
    <w:rsid w:val="000F006B"/>
    <w:rsid w:val="000F04DC"/>
    <w:rsid w:val="000F0E7E"/>
    <w:rsid w:val="000F0F6A"/>
    <w:rsid w:val="000F1B99"/>
    <w:rsid w:val="000F1E02"/>
    <w:rsid w:val="000F1F7D"/>
    <w:rsid w:val="000F2259"/>
    <w:rsid w:val="000F237E"/>
    <w:rsid w:val="000F2628"/>
    <w:rsid w:val="000F2C47"/>
    <w:rsid w:val="000F31F6"/>
    <w:rsid w:val="000F347B"/>
    <w:rsid w:val="000F3B9F"/>
    <w:rsid w:val="000F3C0A"/>
    <w:rsid w:val="000F3C24"/>
    <w:rsid w:val="000F414D"/>
    <w:rsid w:val="000F41BF"/>
    <w:rsid w:val="000F4263"/>
    <w:rsid w:val="000F4574"/>
    <w:rsid w:val="000F47D6"/>
    <w:rsid w:val="000F4F05"/>
    <w:rsid w:val="000F5171"/>
    <w:rsid w:val="000F5F84"/>
    <w:rsid w:val="000F62B9"/>
    <w:rsid w:val="000F686F"/>
    <w:rsid w:val="000F68DD"/>
    <w:rsid w:val="000F6AB2"/>
    <w:rsid w:val="000F6FCB"/>
    <w:rsid w:val="000F712E"/>
    <w:rsid w:val="000F71D7"/>
    <w:rsid w:val="000F79C7"/>
    <w:rsid w:val="000F7D5E"/>
    <w:rsid w:val="0010010F"/>
    <w:rsid w:val="00100293"/>
    <w:rsid w:val="001013E1"/>
    <w:rsid w:val="00101864"/>
    <w:rsid w:val="001018E1"/>
    <w:rsid w:val="001024DC"/>
    <w:rsid w:val="00102F9F"/>
    <w:rsid w:val="001031C7"/>
    <w:rsid w:val="0010346A"/>
    <w:rsid w:val="001035F6"/>
    <w:rsid w:val="0010369B"/>
    <w:rsid w:val="001036AE"/>
    <w:rsid w:val="00103813"/>
    <w:rsid w:val="00103E01"/>
    <w:rsid w:val="00103F1B"/>
    <w:rsid w:val="00105334"/>
    <w:rsid w:val="001057DB"/>
    <w:rsid w:val="00105A05"/>
    <w:rsid w:val="00106001"/>
    <w:rsid w:val="0010615E"/>
    <w:rsid w:val="001064C1"/>
    <w:rsid w:val="0010666C"/>
    <w:rsid w:val="001067D6"/>
    <w:rsid w:val="0010695E"/>
    <w:rsid w:val="00106D71"/>
    <w:rsid w:val="001074FB"/>
    <w:rsid w:val="00107675"/>
    <w:rsid w:val="001076BF"/>
    <w:rsid w:val="0010772A"/>
    <w:rsid w:val="00107735"/>
    <w:rsid w:val="0010778D"/>
    <w:rsid w:val="001100AC"/>
    <w:rsid w:val="0011021B"/>
    <w:rsid w:val="0011066B"/>
    <w:rsid w:val="00110BA8"/>
    <w:rsid w:val="00110EA7"/>
    <w:rsid w:val="0011108F"/>
    <w:rsid w:val="0011151D"/>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633"/>
    <w:rsid w:val="0011671F"/>
    <w:rsid w:val="0011706F"/>
    <w:rsid w:val="00117151"/>
    <w:rsid w:val="00117159"/>
    <w:rsid w:val="00117233"/>
    <w:rsid w:val="001172C8"/>
    <w:rsid w:val="00117840"/>
    <w:rsid w:val="00117862"/>
    <w:rsid w:val="00117CB3"/>
    <w:rsid w:val="00120301"/>
    <w:rsid w:val="00120A93"/>
    <w:rsid w:val="00121081"/>
    <w:rsid w:val="001214FC"/>
    <w:rsid w:val="001218F8"/>
    <w:rsid w:val="001219E4"/>
    <w:rsid w:val="00121E42"/>
    <w:rsid w:val="00121EC3"/>
    <w:rsid w:val="001220CE"/>
    <w:rsid w:val="001222A2"/>
    <w:rsid w:val="0012233E"/>
    <w:rsid w:val="00122545"/>
    <w:rsid w:val="0012288F"/>
    <w:rsid w:val="00122DAB"/>
    <w:rsid w:val="001230B6"/>
    <w:rsid w:val="0012359F"/>
    <w:rsid w:val="00123708"/>
    <w:rsid w:val="00123963"/>
    <w:rsid w:val="00123CA7"/>
    <w:rsid w:val="00123FAA"/>
    <w:rsid w:val="00123FC4"/>
    <w:rsid w:val="0012424D"/>
    <w:rsid w:val="001247DC"/>
    <w:rsid w:val="00124BE6"/>
    <w:rsid w:val="00125089"/>
    <w:rsid w:val="001250BF"/>
    <w:rsid w:val="00126394"/>
    <w:rsid w:val="001267D5"/>
    <w:rsid w:val="00127008"/>
    <w:rsid w:val="0012733B"/>
    <w:rsid w:val="00130010"/>
    <w:rsid w:val="00130884"/>
    <w:rsid w:val="00131087"/>
    <w:rsid w:val="001310DE"/>
    <w:rsid w:val="0013178C"/>
    <w:rsid w:val="001319AE"/>
    <w:rsid w:val="00131CAD"/>
    <w:rsid w:val="0013231C"/>
    <w:rsid w:val="001325C4"/>
    <w:rsid w:val="00132B04"/>
    <w:rsid w:val="0013330E"/>
    <w:rsid w:val="00133617"/>
    <w:rsid w:val="001336D8"/>
    <w:rsid w:val="00133788"/>
    <w:rsid w:val="001337D5"/>
    <w:rsid w:val="0013404D"/>
    <w:rsid w:val="001341F3"/>
    <w:rsid w:val="00134BC4"/>
    <w:rsid w:val="001351C8"/>
    <w:rsid w:val="00135FBB"/>
    <w:rsid w:val="00136812"/>
    <w:rsid w:val="0013694F"/>
    <w:rsid w:val="0013698D"/>
    <w:rsid w:val="00136992"/>
    <w:rsid w:val="00137B93"/>
    <w:rsid w:val="00137EE3"/>
    <w:rsid w:val="0014111E"/>
    <w:rsid w:val="0014128A"/>
    <w:rsid w:val="00141DF2"/>
    <w:rsid w:val="001435FF"/>
    <w:rsid w:val="0014426B"/>
    <w:rsid w:val="001443A0"/>
    <w:rsid w:val="00144871"/>
    <w:rsid w:val="00144AE9"/>
    <w:rsid w:val="00145158"/>
    <w:rsid w:val="00145705"/>
    <w:rsid w:val="001458CB"/>
    <w:rsid w:val="00146E6D"/>
    <w:rsid w:val="00146FC8"/>
    <w:rsid w:val="0014718D"/>
    <w:rsid w:val="001474C9"/>
    <w:rsid w:val="001479E9"/>
    <w:rsid w:val="00150D5E"/>
    <w:rsid w:val="0015117E"/>
    <w:rsid w:val="0015131A"/>
    <w:rsid w:val="001513F6"/>
    <w:rsid w:val="0015151A"/>
    <w:rsid w:val="001517ED"/>
    <w:rsid w:val="001518E6"/>
    <w:rsid w:val="0015197B"/>
    <w:rsid w:val="00151A99"/>
    <w:rsid w:val="00151BE9"/>
    <w:rsid w:val="00151D95"/>
    <w:rsid w:val="00151EF8"/>
    <w:rsid w:val="00152026"/>
    <w:rsid w:val="001520BA"/>
    <w:rsid w:val="0015265A"/>
    <w:rsid w:val="00152C4B"/>
    <w:rsid w:val="00152E62"/>
    <w:rsid w:val="00152E7D"/>
    <w:rsid w:val="00153B7A"/>
    <w:rsid w:val="001540C9"/>
    <w:rsid w:val="0015473C"/>
    <w:rsid w:val="00154A40"/>
    <w:rsid w:val="00154A55"/>
    <w:rsid w:val="00155524"/>
    <w:rsid w:val="0015570C"/>
    <w:rsid w:val="001558EB"/>
    <w:rsid w:val="0015647B"/>
    <w:rsid w:val="001564FC"/>
    <w:rsid w:val="001568D9"/>
    <w:rsid w:val="001569B4"/>
    <w:rsid w:val="00156E28"/>
    <w:rsid w:val="001571D2"/>
    <w:rsid w:val="001572B9"/>
    <w:rsid w:val="001574A7"/>
    <w:rsid w:val="0015765B"/>
    <w:rsid w:val="0015799D"/>
    <w:rsid w:val="001602C3"/>
    <w:rsid w:val="001604BB"/>
    <w:rsid w:val="00160B53"/>
    <w:rsid w:val="001611C8"/>
    <w:rsid w:val="00161764"/>
    <w:rsid w:val="001617AA"/>
    <w:rsid w:val="00161DBB"/>
    <w:rsid w:val="00161FC0"/>
    <w:rsid w:val="00162454"/>
    <w:rsid w:val="001626F2"/>
    <w:rsid w:val="00162A35"/>
    <w:rsid w:val="00162F04"/>
    <w:rsid w:val="001630CD"/>
    <w:rsid w:val="00163DC1"/>
    <w:rsid w:val="00163DE8"/>
    <w:rsid w:val="00164125"/>
    <w:rsid w:val="00164C91"/>
    <w:rsid w:val="00164CB0"/>
    <w:rsid w:val="00164EF6"/>
    <w:rsid w:val="001652E7"/>
    <w:rsid w:val="001656F9"/>
    <w:rsid w:val="00165A54"/>
    <w:rsid w:val="00165C1E"/>
    <w:rsid w:val="001664C6"/>
    <w:rsid w:val="001668D1"/>
    <w:rsid w:val="00166C5F"/>
    <w:rsid w:val="0016705B"/>
    <w:rsid w:val="001672B4"/>
    <w:rsid w:val="0016779A"/>
    <w:rsid w:val="00167C2E"/>
    <w:rsid w:val="00167F85"/>
    <w:rsid w:val="00170780"/>
    <w:rsid w:val="00170ADD"/>
    <w:rsid w:val="001713A5"/>
    <w:rsid w:val="00171928"/>
    <w:rsid w:val="00171B5B"/>
    <w:rsid w:val="00171BFE"/>
    <w:rsid w:val="00171DF5"/>
    <w:rsid w:val="001721CB"/>
    <w:rsid w:val="001727C4"/>
    <w:rsid w:val="00172943"/>
    <w:rsid w:val="00172A66"/>
    <w:rsid w:val="00172B8A"/>
    <w:rsid w:val="001733AC"/>
    <w:rsid w:val="001737B4"/>
    <w:rsid w:val="00173CF2"/>
    <w:rsid w:val="00174D2F"/>
    <w:rsid w:val="00175B52"/>
    <w:rsid w:val="00175E88"/>
    <w:rsid w:val="001760E7"/>
    <w:rsid w:val="00176578"/>
    <w:rsid w:val="0017678B"/>
    <w:rsid w:val="001767D5"/>
    <w:rsid w:val="00176AC4"/>
    <w:rsid w:val="00176B22"/>
    <w:rsid w:val="00176F0C"/>
    <w:rsid w:val="001774D6"/>
    <w:rsid w:val="001774E5"/>
    <w:rsid w:val="0017750E"/>
    <w:rsid w:val="0017761B"/>
    <w:rsid w:val="00177A33"/>
    <w:rsid w:val="00177E02"/>
    <w:rsid w:val="00177E93"/>
    <w:rsid w:val="0018139C"/>
    <w:rsid w:val="00181A0D"/>
    <w:rsid w:val="00181B1E"/>
    <w:rsid w:val="00181C4C"/>
    <w:rsid w:val="00181CF6"/>
    <w:rsid w:val="00181EAB"/>
    <w:rsid w:val="00182295"/>
    <w:rsid w:val="001822D9"/>
    <w:rsid w:val="0018232D"/>
    <w:rsid w:val="001826F0"/>
    <w:rsid w:val="00182E99"/>
    <w:rsid w:val="00182EDD"/>
    <w:rsid w:val="00182F38"/>
    <w:rsid w:val="00183109"/>
    <w:rsid w:val="001836CB"/>
    <w:rsid w:val="00183F5D"/>
    <w:rsid w:val="0018417C"/>
    <w:rsid w:val="0018472D"/>
    <w:rsid w:val="001847E5"/>
    <w:rsid w:val="00184BA6"/>
    <w:rsid w:val="00184F53"/>
    <w:rsid w:val="00185185"/>
    <w:rsid w:val="0018579D"/>
    <w:rsid w:val="00185A3B"/>
    <w:rsid w:val="00185BBC"/>
    <w:rsid w:val="00185CD9"/>
    <w:rsid w:val="00185D4C"/>
    <w:rsid w:val="00185E24"/>
    <w:rsid w:val="00186153"/>
    <w:rsid w:val="00186A31"/>
    <w:rsid w:val="00186A94"/>
    <w:rsid w:val="00186D4F"/>
    <w:rsid w:val="001874C7"/>
    <w:rsid w:val="00187BF5"/>
    <w:rsid w:val="00187C31"/>
    <w:rsid w:val="00187D2C"/>
    <w:rsid w:val="00187DEA"/>
    <w:rsid w:val="0019005D"/>
    <w:rsid w:val="00190ED7"/>
    <w:rsid w:val="00191498"/>
    <w:rsid w:val="00191591"/>
    <w:rsid w:val="00191A07"/>
    <w:rsid w:val="00191ACC"/>
    <w:rsid w:val="00191C39"/>
    <w:rsid w:val="00192137"/>
    <w:rsid w:val="0019217D"/>
    <w:rsid w:val="001926C7"/>
    <w:rsid w:val="00192BC6"/>
    <w:rsid w:val="001933D3"/>
    <w:rsid w:val="001933FB"/>
    <w:rsid w:val="0019346F"/>
    <w:rsid w:val="0019350F"/>
    <w:rsid w:val="00193908"/>
    <w:rsid w:val="0019390B"/>
    <w:rsid w:val="0019390F"/>
    <w:rsid w:val="00193B06"/>
    <w:rsid w:val="00194198"/>
    <w:rsid w:val="001941BC"/>
    <w:rsid w:val="00194767"/>
    <w:rsid w:val="00194982"/>
    <w:rsid w:val="0019498F"/>
    <w:rsid w:val="00195250"/>
    <w:rsid w:val="00196454"/>
    <w:rsid w:val="00196A72"/>
    <w:rsid w:val="00197AC1"/>
    <w:rsid w:val="00197C16"/>
    <w:rsid w:val="00197FB3"/>
    <w:rsid w:val="001A0246"/>
    <w:rsid w:val="001A03E1"/>
    <w:rsid w:val="001A08C7"/>
    <w:rsid w:val="001A0BCC"/>
    <w:rsid w:val="001A1615"/>
    <w:rsid w:val="001A1A0B"/>
    <w:rsid w:val="001A1BA4"/>
    <w:rsid w:val="001A205F"/>
    <w:rsid w:val="001A22F6"/>
    <w:rsid w:val="001A23BC"/>
    <w:rsid w:val="001A2ACA"/>
    <w:rsid w:val="001A2ECE"/>
    <w:rsid w:val="001A34AF"/>
    <w:rsid w:val="001A365B"/>
    <w:rsid w:val="001A3694"/>
    <w:rsid w:val="001A3EA4"/>
    <w:rsid w:val="001A48D1"/>
    <w:rsid w:val="001A4C1B"/>
    <w:rsid w:val="001A4D08"/>
    <w:rsid w:val="001A5838"/>
    <w:rsid w:val="001A5862"/>
    <w:rsid w:val="001A5BB8"/>
    <w:rsid w:val="001A6611"/>
    <w:rsid w:val="001A6AA2"/>
    <w:rsid w:val="001A7082"/>
    <w:rsid w:val="001A7598"/>
    <w:rsid w:val="001A7911"/>
    <w:rsid w:val="001A7B7B"/>
    <w:rsid w:val="001A7CE9"/>
    <w:rsid w:val="001B047E"/>
    <w:rsid w:val="001B080D"/>
    <w:rsid w:val="001B09C5"/>
    <w:rsid w:val="001B0D9F"/>
    <w:rsid w:val="001B121E"/>
    <w:rsid w:val="001B1BF9"/>
    <w:rsid w:val="001B2385"/>
    <w:rsid w:val="001B23E0"/>
    <w:rsid w:val="001B279B"/>
    <w:rsid w:val="001B3DFF"/>
    <w:rsid w:val="001B3EB4"/>
    <w:rsid w:val="001B47C4"/>
    <w:rsid w:val="001B48B6"/>
    <w:rsid w:val="001B497B"/>
    <w:rsid w:val="001B4D53"/>
    <w:rsid w:val="001B4DBC"/>
    <w:rsid w:val="001B5376"/>
    <w:rsid w:val="001B53AF"/>
    <w:rsid w:val="001B549A"/>
    <w:rsid w:val="001B599A"/>
    <w:rsid w:val="001B6260"/>
    <w:rsid w:val="001B6333"/>
    <w:rsid w:val="001B6520"/>
    <w:rsid w:val="001B65FA"/>
    <w:rsid w:val="001B68BB"/>
    <w:rsid w:val="001B6BE7"/>
    <w:rsid w:val="001B6EDA"/>
    <w:rsid w:val="001B6FA0"/>
    <w:rsid w:val="001B7895"/>
    <w:rsid w:val="001B7B46"/>
    <w:rsid w:val="001C0599"/>
    <w:rsid w:val="001C0850"/>
    <w:rsid w:val="001C086E"/>
    <w:rsid w:val="001C1C38"/>
    <w:rsid w:val="001C209F"/>
    <w:rsid w:val="001C2728"/>
    <w:rsid w:val="001C29D5"/>
    <w:rsid w:val="001C2BF5"/>
    <w:rsid w:val="001C3149"/>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8CB"/>
    <w:rsid w:val="001D1A07"/>
    <w:rsid w:val="001D1B3F"/>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829"/>
    <w:rsid w:val="001E0978"/>
    <w:rsid w:val="001E145C"/>
    <w:rsid w:val="001E17A3"/>
    <w:rsid w:val="001E181F"/>
    <w:rsid w:val="001E1C8A"/>
    <w:rsid w:val="001E23B5"/>
    <w:rsid w:val="001E2544"/>
    <w:rsid w:val="001E29D7"/>
    <w:rsid w:val="001E2F4B"/>
    <w:rsid w:val="001E3466"/>
    <w:rsid w:val="001E348F"/>
    <w:rsid w:val="001E349F"/>
    <w:rsid w:val="001E34C4"/>
    <w:rsid w:val="001E3ED6"/>
    <w:rsid w:val="001E417C"/>
    <w:rsid w:val="001E4317"/>
    <w:rsid w:val="001E43D7"/>
    <w:rsid w:val="001E4898"/>
    <w:rsid w:val="001E4A10"/>
    <w:rsid w:val="001E4A2B"/>
    <w:rsid w:val="001E57BE"/>
    <w:rsid w:val="001E586C"/>
    <w:rsid w:val="001E58A2"/>
    <w:rsid w:val="001E58D2"/>
    <w:rsid w:val="001E5A29"/>
    <w:rsid w:val="001E63CC"/>
    <w:rsid w:val="001E6666"/>
    <w:rsid w:val="001E7047"/>
    <w:rsid w:val="001E7394"/>
    <w:rsid w:val="001E7535"/>
    <w:rsid w:val="001E79B3"/>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AF"/>
    <w:rsid w:val="001F60F4"/>
    <w:rsid w:val="001F64B0"/>
    <w:rsid w:val="001F658D"/>
    <w:rsid w:val="001F67F1"/>
    <w:rsid w:val="001F7087"/>
    <w:rsid w:val="001F748C"/>
    <w:rsid w:val="001F7BBE"/>
    <w:rsid w:val="00200607"/>
    <w:rsid w:val="002008F0"/>
    <w:rsid w:val="00201683"/>
    <w:rsid w:val="00201A1A"/>
    <w:rsid w:val="00201AAE"/>
    <w:rsid w:val="002024E8"/>
    <w:rsid w:val="0020374D"/>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52C"/>
    <w:rsid w:val="0020671F"/>
    <w:rsid w:val="00206F70"/>
    <w:rsid w:val="0020735D"/>
    <w:rsid w:val="0021010E"/>
    <w:rsid w:val="002103BC"/>
    <w:rsid w:val="0021047B"/>
    <w:rsid w:val="002104D8"/>
    <w:rsid w:val="00210AA0"/>
    <w:rsid w:val="00210E1B"/>
    <w:rsid w:val="00211241"/>
    <w:rsid w:val="00211B33"/>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6F6"/>
    <w:rsid w:val="00215AE3"/>
    <w:rsid w:val="00215DC1"/>
    <w:rsid w:val="00215EF8"/>
    <w:rsid w:val="0021606C"/>
    <w:rsid w:val="002165BE"/>
    <w:rsid w:val="0021663B"/>
    <w:rsid w:val="002166F3"/>
    <w:rsid w:val="00216B05"/>
    <w:rsid w:val="00216B06"/>
    <w:rsid w:val="00216F3A"/>
    <w:rsid w:val="00217209"/>
    <w:rsid w:val="002172E8"/>
    <w:rsid w:val="00217D24"/>
    <w:rsid w:val="0022027C"/>
    <w:rsid w:val="0022061D"/>
    <w:rsid w:val="00220AF0"/>
    <w:rsid w:val="00220C42"/>
    <w:rsid w:val="0022117D"/>
    <w:rsid w:val="00221AEA"/>
    <w:rsid w:val="00221B24"/>
    <w:rsid w:val="00221DAE"/>
    <w:rsid w:val="00221EC4"/>
    <w:rsid w:val="00221F03"/>
    <w:rsid w:val="0022206B"/>
    <w:rsid w:val="002225E6"/>
    <w:rsid w:val="00222636"/>
    <w:rsid w:val="0022303D"/>
    <w:rsid w:val="002230BB"/>
    <w:rsid w:val="0022353E"/>
    <w:rsid w:val="00223A49"/>
    <w:rsid w:val="00223B8F"/>
    <w:rsid w:val="0022462D"/>
    <w:rsid w:val="002246F9"/>
    <w:rsid w:val="00224858"/>
    <w:rsid w:val="00224A52"/>
    <w:rsid w:val="00224CA3"/>
    <w:rsid w:val="00224D40"/>
    <w:rsid w:val="00225297"/>
    <w:rsid w:val="00225486"/>
    <w:rsid w:val="00225D5F"/>
    <w:rsid w:val="00225DD3"/>
    <w:rsid w:val="00226875"/>
    <w:rsid w:val="002268D8"/>
    <w:rsid w:val="0022713D"/>
    <w:rsid w:val="00227FA9"/>
    <w:rsid w:val="00230D15"/>
    <w:rsid w:val="002311BC"/>
    <w:rsid w:val="00231396"/>
    <w:rsid w:val="002315CC"/>
    <w:rsid w:val="00231CA8"/>
    <w:rsid w:val="002323A6"/>
    <w:rsid w:val="002327C1"/>
    <w:rsid w:val="00233121"/>
    <w:rsid w:val="00233274"/>
    <w:rsid w:val="002332DF"/>
    <w:rsid w:val="00233581"/>
    <w:rsid w:val="00233947"/>
    <w:rsid w:val="00233BD1"/>
    <w:rsid w:val="00233E37"/>
    <w:rsid w:val="0023446A"/>
    <w:rsid w:val="0023498C"/>
    <w:rsid w:val="00234A53"/>
    <w:rsid w:val="00234C34"/>
    <w:rsid w:val="00234D2F"/>
    <w:rsid w:val="00235D2F"/>
    <w:rsid w:val="00235E5C"/>
    <w:rsid w:val="00235FF9"/>
    <w:rsid w:val="00236978"/>
    <w:rsid w:val="00236CC6"/>
    <w:rsid w:val="00236CD3"/>
    <w:rsid w:val="00236D1B"/>
    <w:rsid w:val="00237182"/>
    <w:rsid w:val="00237622"/>
    <w:rsid w:val="00237E4B"/>
    <w:rsid w:val="00237EF7"/>
    <w:rsid w:val="00237F5C"/>
    <w:rsid w:val="002402B2"/>
    <w:rsid w:val="002403C2"/>
    <w:rsid w:val="00240618"/>
    <w:rsid w:val="0024067B"/>
    <w:rsid w:val="002406C6"/>
    <w:rsid w:val="00240DA8"/>
    <w:rsid w:val="0024140B"/>
    <w:rsid w:val="002414FF"/>
    <w:rsid w:val="0024176F"/>
    <w:rsid w:val="00241938"/>
    <w:rsid w:val="00241C08"/>
    <w:rsid w:val="00241D43"/>
    <w:rsid w:val="00241E37"/>
    <w:rsid w:val="00242108"/>
    <w:rsid w:val="0024241E"/>
    <w:rsid w:val="0024286E"/>
    <w:rsid w:val="00242C50"/>
    <w:rsid w:val="00243327"/>
    <w:rsid w:val="00243683"/>
    <w:rsid w:val="002437A4"/>
    <w:rsid w:val="00243B41"/>
    <w:rsid w:val="00243BDA"/>
    <w:rsid w:val="00244101"/>
    <w:rsid w:val="002444BB"/>
    <w:rsid w:val="00244544"/>
    <w:rsid w:val="00244766"/>
    <w:rsid w:val="00244860"/>
    <w:rsid w:val="0024493E"/>
    <w:rsid w:val="00244B22"/>
    <w:rsid w:val="00244D83"/>
    <w:rsid w:val="002450F1"/>
    <w:rsid w:val="00245415"/>
    <w:rsid w:val="002457CC"/>
    <w:rsid w:val="0024581C"/>
    <w:rsid w:val="00245ABA"/>
    <w:rsid w:val="00245B8D"/>
    <w:rsid w:val="00246077"/>
    <w:rsid w:val="00246433"/>
    <w:rsid w:val="00246503"/>
    <w:rsid w:val="00246681"/>
    <w:rsid w:val="00246758"/>
    <w:rsid w:val="002468A2"/>
    <w:rsid w:val="00246AE4"/>
    <w:rsid w:val="00246F79"/>
    <w:rsid w:val="002474D6"/>
    <w:rsid w:val="00247726"/>
    <w:rsid w:val="002478AF"/>
    <w:rsid w:val="00247AB7"/>
    <w:rsid w:val="00250035"/>
    <w:rsid w:val="002501F3"/>
    <w:rsid w:val="00250202"/>
    <w:rsid w:val="002503A9"/>
    <w:rsid w:val="002503FB"/>
    <w:rsid w:val="00250457"/>
    <w:rsid w:val="002504EA"/>
    <w:rsid w:val="002505BF"/>
    <w:rsid w:val="00250765"/>
    <w:rsid w:val="00250E16"/>
    <w:rsid w:val="00251054"/>
    <w:rsid w:val="00251137"/>
    <w:rsid w:val="00251261"/>
    <w:rsid w:val="00251842"/>
    <w:rsid w:val="002518AD"/>
    <w:rsid w:val="00251EE5"/>
    <w:rsid w:val="002527F1"/>
    <w:rsid w:val="0025288E"/>
    <w:rsid w:val="00252B10"/>
    <w:rsid w:val="00252C4E"/>
    <w:rsid w:val="00252C78"/>
    <w:rsid w:val="002530F8"/>
    <w:rsid w:val="002534CB"/>
    <w:rsid w:val="00253639"/>
    <w:rsid w:val="00253AEF"/>
    <w:rsid w:val="00253E09"/>
    <w:rsid w:val="00253F96"/>
    <w:rsid w:val="00254150"/>
    <w:rsid w:val="0025429A"/>
    <w:rsid w:val="002542D3"/>
    <w:rsid w:val="002545B8"/>
    <w:rsid w:val="002548DC"/>
    <w:rsid w:val="0025523C"/>
    <w:rsid w:val="0025615C"/>
    <w:rsid w:val="00256EE0"/>
    <w:rsid w:val="00256F28"/>
    <w:rsid w:val="00257071"/>
    <w:rsid w:val="00257243"/>
    <w:rsid w:val="00257980"/>
    <w:rsid w:val="00257EEE"/>
    <w:rsid w:val="00260A30"/>
    <w:rsid w:val="00261964"/>
    <w:rsid w:val="00261A6A"/>
    <w:rsid w:val="002621F8"/>
    <w:rsid w:val="00262526"/>
    <w:rsid w:val="002625CA"/>
    <w:rsid w:val="00262789"/>
    <w:rsid w:val="00262F8B"/>
    <w:rsid w:val="00263162"/>
    <w:rsid w:val="00263270"/>
    <w:rsid w:val="00263441"/>
    <w:rsid w:val="002636AA"/>
    <w:rsid w:val="002637E9"/>
    <w:rsid w:val="00263BE2"/>
    <w:rsid w:val="00264023"/>
    <w:rsid w:val="00264171"/>
    <w:rsid w:val="002641FB"/>
    <w:rsid w:val="0026427E"/>
    <w:rsid w:val="0026444E"/>
    <w:rsid w:val="00264B6F"/>
    <w:rsid w:val="002664B0"/>
    <w:rsid w:val="002666AF"/>
    <w:rsid w:val="00266D1E"/>
    <w:rsid w:val="00266FE5"/>
    <w:rsid w:val="002676B8"/>
    <w:rsid w:val="002702D4"/>
    <w:rsid w:val="00270802"/>
    <w:rsid w:val="0027087B"/>
    <w:rsid w:val="00270AC2"/>
    <w:rsid w:val="00270B2E"/>
    <w:rsid w:val="002710BF"/>
    <w:rsid w:val="0027129F"/>
    <w:rsid w:val="0027140B"/>
    <w:rsid w:val="002715ED"/>
    <w:rsid w:val="00271DB5"/>
    <w:rsid w:val="002721F6"/>
    <w:rsid w:val="00272908"/>
    <w:rsid w:val="00272A3C"/>
    <w:rsid w:val="00273450"/>
    <w:rsid w:val="00273614"/>
    <w:rsid w:val="00273B82"/>
    <w:rsid w:val="00273D07"/>
    <w:rsid w:val="002742E3"/>
    <w:rsid w:val="002745BB"/>
    <w:rsid w:val="0027497A"/>
    <w:rsid w:val="002755BC"/>
    <w:rsid w:val="00275FA5"/>
    <w:rsid w:val="00275FB5"/>
    <w:rsid w:val="0027621A"/>
    <w:rsid w:val="002762EA"/>
    <w:rsid w:val="00276317"/>
    <w:rsid w:val="00276604"/>
    <w:rsid w:val="00276797"/>
    <w:rsid w:val="00276AC9"/>
    <w:rsid w:val="002771F0"/>
    <w:rsid w:val="00277395"/>
    <w:rsid w:val="0027764F"/>
    <w:rsid w:val="00277ECC"/>
    <w:rsid w:val="00277F85"/>
    <w:rsid w:val="00277FE6"/>
    <w:rsid w:val="0028003E"/>
    <w:rsid w:val="0028096E"/>
    <w:rsid w:val="002815FF"/>
    <w:rsid w:val="0028183E"/>
    <w:rsid w:val="00281C18"/>
    <w:rsid w:val="00281F00"/>
    <w:rsid w:val="00281F04"/>
    <w:rsid w:val="00282557"/>
    <w:rsid w:val="00282584"/>
    <w:rsid w:val="002825BA"/>
    <w:rsid w:val="00282814"/>
    <w:rsid w:val="0028295C"/>
    <w:rsid w:val="00282C4F"/>
    <w:rsid w:val="00282EDA"/>
    <w:rsid w:val="00282F80"/>
    <w:rsid w:val="00283500"/>
    <w:rsid w:val="0028353B"/>
    <w:rsid w:val="00283949"/>
    <w:rsid w:val="002842EA"/>
    <w:rsid w:val="0028436B"/>
    <w:rsid w:val="002846FA"/>
    <w:rsid w:val="00284E95"/>
    <w:rsid w:val="00284F8B"/>
    <w:rsid w:val="00285A24"/>
    <w:rsid w:val="0028654B"/>
    <w:rsid w:val="002868EE"/>
    <w:rsid w:val="00286F99"/>
    <w:rsid w:val="00286F9A"/>
    <w:rsid w:val="0028726D"/>
    <w:rsid w:val="00287E33"/>
    <w:rsid w:val="00290648"/>
    <w:rsid w:val="00290BDB"/>
    <w:rsid w:val="00290CBB"/>
    <w:rsid w:val="0029165B"/>
    <w:rsid w:val="0029175D"/>
    <w:rsid w:val="0029213D"/>
    <w:rsid w:val="0029274C"/>
    <w:rsid w:val="00292B6A"/>
    <w:rsid w:val="00293057"/>
    <w:rsid w:val="002932A9"/>
    <w:rsid w:val="002932D7"/>
    <w:rsid w:val="0029338E"/>
    <w:rsid w:val="002936A0"/>
    <w:rsid w:val="002936CA"/>
    <w:rsid w:val="002937C5"/>
    <w:rsid w:val="002945B4"/>
    <w:rsid w:val="00294A62"/>
    <w:rsid w:val="0029599D"/>
    <w:rsid w:val="00295A49"/>
    <w:rsid w:val="00295B8D"/>
    <w:rsid w:val="00295D0F"/>
    <w:rsid w:val="00296433"/>
    <w:rsid w:val="002967D5"/>
    <w:rsid w:val="00296C60"/>
    <w:rsid w:val="00297109"/>
    <w:rsid w:val="00297929"/>
    <w:rsid w:val="002A01D9"/>
    <w:rsid w:val="002A0CAA"/>
    <w:rsid w:val="002A0F32"/>
    <w:rsid w:val="002A108F"/>
    <w:rsid w:val="002A1130"/>
    <w:rsid w:val="002A11BD"/>
    <w:rsid w:val="002A1746"/>
    <w:rsid w:val="002A1B64"/>
    <w:rsid w:val="002A1C8F"/>
    <w:rsid w:val="002A2365"/>
    <w:rsid w:val="002A257F"/>
    <w:rsid w:val="002A26B6"/>
    <w:rsid w:val="002A274C"/>
    <w:rsid w:val="002A30E9"/>
    <w:rsid w:val="002A31A6"/>
    <w:rsid w:val="002A33CE"/>
    <w:rsid w:val="002A3852"/>
    <w:rsid w:val="002A39AF"/>
    <w:rsid w:val="002A4010"/>
    <w:rsid w:val="002A46D4"/>
    <w:rsid w:val="002A4CE2"/>
    <w:rsid w:val="002A5406"/>
    <w:rsid w:val="002A58AE"/>
    <w:rsid w:val="002A58E6"/>
    <w:rsid w:val="002A5B84"/>
    <w:rsid w:val="002A5F0C"/>
    <w:rsid w:val="002A6152"/>
    <w:rsid w:val="002A647C"/>
    <w:rsid w:val="002A728F"/>
    <w:rsid w:val="002A7673"/>
    <w:rsid w:val="002A78FA"/>
    <w:rsid w:val="002A7AA2"/>
    <w:rsid w:val="002A7CCA"/>
    <w:rsid w:val="002B0336"/>
    <w:rsid w:val="002B03A5"/>
    <w:rsid w:val="002B0636"/>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2DBB"/>
    <w:rsid w:val="002B31B4"/>
    <w:rsid w:val="002B4022"/>
    <w:rsid w:val="002B4024"/>
    <w:rsid w:val="002B40EB"/>
    <w:rsid w:val="002B4725"/>
    <w:rsid w:val="002B4CA9"/>
    <w:rsid w:val="002B4E34"/>
    <w:rsid w:val="002B4E66"/>
    <w:rsid w:val="002B5B57"/>
    <w:rsid w:val="002B5C90"/>
    <w:rsid w:val="002B5EC0"/>
    <w:rsid w:val="002B5F0D"/>
    <w:rsid w:val="002B627E"/>
    <w:rsid w:val="002B6774"/>
    <w:rsid w:val="002B6D1D"/>
    <w:rsid w:val="002B6DB8"/>
    <w:rsid w:val="002B6F46"/>
    <w:rsid w:val="002B7170"/>
    <w:rsid w:val="002B744B"/>
    <w:rsid w:val="002B7E0F"/>
    <w:rsid w:val="002C007A"/>
    <w:rsid w:val="002C0287"/>
    <w:rsid w:val="002C042A"/>
    <w:rsid w:val="002C0988"/>
    <w:rsid w:val="002C0BFB"/>
    <w:rsid w:val="002C0CC3"/>
    <w:rsid w:val="002C11C5"/>
    <w:rsid w:val="002C172B"/>
    <w:rsid w:val="002C1B89"/>
    <w:rsid w:val="002C287E"/>
    <w:rsid w:val="002C29A9"/>
    <w:rsid w:val="002C2B5A"/>
    <w:rsid w:val="002C2E48"/>
    <w:rsid w:val="002C3519"/>
    <w:rsid w:val="002C3656"/>
    <w:rsid w:val="002C3A4D"/>
    <w:rsid w:val="002C3E50"/>
    <w:rsid w:val="002C3E92"/>
    <w:rsid w:val="002C405C"/>
    <w:rsid w:val="002C40C9"/>
    <w:rsid w:val="002C4489"/>
    <w:rsid w:val="002C47E8"/>
    <w:rsid w:val="002C4936"/>
    <w:rsid w:val="002C4AE6"/>
    <w:rsid w:val="002C4B45"/>
    <w:rsid w:val="002C4C69"/>
    <w:rsid w:val="002C4DE4"/>
    <w:rsid w:val="002C5A6C"/>
    <w:rsid w:val="002C5FE9"/>
    <w:rsid w:val="002C6267"/>
    <w:rsid w:val="002C6308"/>
    <w:rsid w:val="002C6482"/>
    <w:rsid w:val="002C6B3F"/>
    <w:rsid w:val="002C7433"/>
    <w:rsid w:val="002C7683"/>
    <w:rsid w:val="002C7B96"/>
    <w:rsid w:val="002D0401"/>
    <w:rsid w:val="002D086F"/>
    <w:rsid w:val="002D1082"/>
    <w:rsid w:val="002D1747"/>
    <w:rsid w:val="002D1B10"/>
    <w:rsid w:val="002D1B16"/>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DB7"/>
    <w:rsid w:val="002D7E7A"/>
    <w:rsid w:val="002E0429"/>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845"/>
    <w:rsid w:val="002E51AC"/>
    <w:rsid w:val="002E5271"/>
    <w:rsid w:val="002E564C"/>
    <w:rsid w:val="002E5972"/>
    <w:rsid w:val="002E5DC1"/>
    <w:rsid w:val="002E5FDE"/>
    <w:rsid w:val="002E622B"/>
    <w:rsid w:val="002E64F9"/>
    <w:rsid w:val="002E65DC"/>
    <w:rsid w:val="002E6669"/>
    <w:rsid w:val="002E6706"/>
    <w:rsid w:val="002E6D35"/>
    <w:rsid w:val="002E707B"/>
    <w:rsid w:val="002E72C0"/>
    <w:rsid w:val="002E752B"/>
    <w:rsid w:val="002E78EF"/>
    <w:rsid w:val="002E7945"/>
    <w:rsid w:val="002E7E47"/>
    <w:rsid w:val="002F0262"/>
    <w:rsid w:val="002F026E"/>
    <w:rsid w:val="002F0B7B"/>
    <w:rsid w:val="002F0C06"/>
    <w:rsid w:val="002F0D72"/>
    <w:rsid w:val="002F0FF6"/>
    <w:rsid w:val="002F135C"/>
    <w:rsid w:val="002F176A"/>
    <w:rsid w:val="002F1CCF"/>
    <w:rsid w:val="002F247D"/>
    <w:rsid w:val="002F34FA"/>
    <w:rsid w:val="002F35E0"/>
    <w:rsid w:val="002F3B97"/>
    <w:rsid w:val="002F407C"/>
    <w:rsid w:val="002F4350"/>
    <w:rsid w:val="002F4804"/>
    <w:rsid w:val="002F49DF"/>
    <w:rsid w:val="002F4D47"/>
    <w:rsid w:val="002F50EB"/>
    <w:rsid w:val="002F544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6BA"/>
    <w:rsid w:val="00301DFE"/>
    <w:rsid w:val="00302895"/>
    <w:rsid w:val="0030294D"/>
    <w:rsid w:val="00303199"/>
    <w:rsid w:val="00303416"/>
    <w:rsid w:val="003037D5"/>
    <w:rsid w:val="00303BDE"/>
    <w:rsid w:val="00303F9E"/>
    <w:rsid w:val="00304069"/>
    <w:rsid w:val="00304209"/>
    <w:rsid w:val="00304AF6"/>
    <w:rsid w:val="00304C80"/>
    <w:rsid w:val="00304EB5"/>
    <w:rsid w:val="003050A3"/>
    <w:rsid w:val="003051A5"/>
    <w:rsid w:val="00305B0E"/>
    <w:rsid w:val="00305B20"/>
    <w:rsid w:val="00305C1F"/>
    <w:rsid w:val="00305EA7"/>
    <w:rsid w:val="003063ED"/>
    <w:rsid w:val="003064A3"/>
    <w:rsid w:val="00306E4A"/>
    <w:rsid w:val="00306ED2"/>
    <w:rsid w:val="00307A64"/>
    <w:rsid w:val="00307C2B"/>
    <w:rsid w:val="003102F6"/>
    <w:rsid w:val="0031034F"/>
    <w:rsid w:val="003103CA"/>
    <w:rsid w:val="0031085E"/>
    <w:rsid w:val="003110DC"/>
    <w:rsid w:val="00311311"/>
    <w:rsid w:val="00311338"/>
    <w:rsid w:val="00311715"/>
    <w:rsid w:val="00311869"/>
    <w:rsid w:val="00312485"/>
    <w:rsid w:val="00312572"/>
    <w:rsid w:val="003127F2"/>
    <w:rsid w:val="00312E30"/>
    <w:rsid w:val="00312E96"/>
    <w:rsid w:val="00313341"/>
    <w:rsid w:val="00313DAF"/>
    <w:rsid w:val="00313DF7"/>
    <w:rsid w:val="00313ECD"/>
    <w:rsid w:val="003141C0"/>
    <w:rsid w:val="00314A38"/>
    <w:rsid w:val="0031562F"/>
    <w:rsid w:val="003156BD"/>
    <w:rsid w:val="0031607F"/>
    <w:rsid w:val="003163FB"/>
    <w:rsid w:val="003173DF"/>
    <w:rsid w:val="003177FC"/>
    <w:rsid w:val="00317820"/>
    <w:rsid w:val="00320432"/>
    <w:rsid w:val="003206B7"/>
    <w:rsid w:val="00320955"/>
    <w:rsid w:val="00320AB8"/>
    <w:rsid w:val="00320C96"/>
    <w:rsid w:val="00321074"/>
    <w:rsid w:val="0032116B"/>
    <w:rsid w:val="003214C9"/>
    <w:rsid w:val="0032167B"/>
    <w:rsid w:val="00321EFF"/>
    <w:rsid w:val="003222D2"/>
    <w:rsid w:val="00322821"/>
    <w:rsid w:val="00322BD5"/>
    <w:rsid w:val="00322E4C"/>
    <w:rsid w:val="0032356A"/>
    <w:rsid w:val="00323BAE"/>
    <w:rsid w:val="00324300"/>
    <w:rsid w:val="00324966"/>
    <w:rsid w:val="00324A81"/>
    <w:rsid w:val="00326065"/>
    <w:rsid w:val="003262E9"/>
    <w:rsid w:val="00326B17"/>
    <w:rsid w:val="00327026"/>
    <w:rsid w:val="00327565"/>
    <w:rsid w:val="00330333"/>
    <w:rsid w:val="00330CF6"/>
    <w:rsid w:val="00330FA7"/>
    <w:rsid w:val="003312BD"/>
    <w:rsid w:val="003317EB"/>
    <w:rsid w:val="00331B58"/>
    <w:rsid w:val="00331C44"/>
    <w:rsid w:val="00331EED"/>
    <w:rsid w:val="00332096"/>
    <w:rsid w:val="0033261B"/>
    <w:rsid w:val="00332A90"/>
    <w:rsid w:val="00332CF6"/>
    <w:rsid w:val="00332F1B"/>
    <w:rsid w:val="00333428"/>
    <w:rsid w:val="00333A2D"/>
    <w:rsid w:val="00334067"/>
    <w:rsid w:val="0033457C"/>
    <w:rsid w:val="00335165"/>
    <w:rsid w:val="00335EE2"/>
    <w:rsid w:val="003364F6"/>
    <w:rsid w:val="003368B9"/>
    <w:rsid w:val="0033696C"/>
    <w:rsid w:val="00336B34"/>
    <w:rsid w:val="00336DCA"/>
    <w:rsid w:val="00336F0C"/>
    <w:rsid w:val="00337140"/>
    <w:rsid w:val="00337184"/>
    <w:rsid w:val="003375AB"/>
    <w:rsid w:val="0033768C"/>
    <w:rsid w:val="00337800"/>
    <w:rsid w:val="003378B7"/>
    <w:rsid w:val="00337E3E"/>
    <w:rsid w:val="003402D0"/>
    <w:rsid w:val="0034053E"/>
    <w:rsid w:val="003408F8"/>
    <w:rsid w:val="00340A46"/>
    <w:rsid w:val="00341306"/>
    <w:rsid w:val="003414C5"/>
    <w:rsid w:val="00341760"/>
    <w:rsid w:val="00341D3B"/>
    <w:rsid w:val="003420EF"/>
    <w:rsid w:val="003428E9"/>
    <w:rsid w:val="00342D06"/>
    <w:rsid w:val="00343394"/>
    <w:rsid w:val="0034387C"/>
    <w:rsid w:val="003440BE"/>
    <w:rsid w:val="003442B5"/>
    <w:rsid w:val="00344625"/>
    <w:rsid w:val="003446DE"/>
    <w:rsid w:val="0034498C"/>
    <w:rsid w:val="00344C29"/>
    <w:rsid w:val="003451D8"/>
    <w:rsid w:val="00345387"/>
    <w:rsid w:val="0034551C"/>
    <w:rsid w:val="00345610"/>
    <w:rsid w:val="00345F12"/>
    <w:rsid w:val="0034663C"/>
    <w:rsid w:val="00346772"/>
    <w:rsid w:val="003469C0"/>
    <w:rsid w:val="00346A35"/>
    <w:rsid w:val="00346BE9"/>
    <w:rsid w:val="003474E5"/>
    <w:rsid w:val="003475BF"/>
    <w:rsid w:val="00347E5D"/>
    <w:rsid w:val="003501FE"/>
    <w:rsid w:val="00350649"/>
    <w:rsid w:val="00350719"/>
    <w:rsid w:val="0035082C"/>
    <w:rsid w:val="00350E61"/>
    <w:rsid w:val="00350ECC"/>
    <w:rsid w:val="00350FE1"/>
    <w:rsid w:val="0035112D"/>
    <w:rsid w:val="00351574"/>
    <w:rsid w:val="003515C7"/>
    <w:rsid w:val="00351D86"/>
    <w:rsid w:val="00351E07"/>
    <w:rsid w:val="003520E2"/>
    <w:rsid w:val="0035228C"/>
    <w:rsid w:val="00352475"/>
    <w:rsid w:val="003527E0"/>
    <w:rsid w:val="003528A7"/>
    <w:rsid w:val="00353A5E"/>
    <w:rsid w:val="00353A80"/>
    <w:rsid w:val="00353C3C"/>
    <w:rsid w:val="00354723"/>
    <w:rsid w:val="00354760"/>
    <w:rsid w:val="00355673"/>
    <w:rsid w:val="00355C76"/>
    <w:rsid w:val="00356091"/>
    <w:rsid w:val="003560EC"/>
    <w:rsid w:val="003567E6"/>
    <w:rsid w:val="0035687F"/>
    <w:rsid w:val="00356AC2"/>
    <w:rsid w:val="00357122"/>
    <w:rsid w:val="00357979"/>
    <w:rsid w:val="00357A2B"/>
    <w:rsid w:val="00357CDF"/>
    <w:rsid w:val="00357D48"/>
    <w:rsid w:val="0036024F"/>
    <w:rsid w:val="003602B6"/>
    <w:rsid w:val="003603DA"/>
    <w:rsid w:val="00360CFC"/>
    <w:rsid w:val="00360FF1"/>
    <w:rsid w:val="00361150"/>
    <w:rsid w:val="00361313"/>
    <w:rsid w:val="00362EED"/>
    <w:rsid w:val="00363159"/>
    <w:rsid w:val="003631FC"/>
    <w:rsid w:val="003632B3"/>
    <w:rsid w:val="0036330E"/>
    <w:rsid w:val="0036337C"/>
    <w:rsid w:val="00363502"/>
    <w:rsid w:val="0036390B"/>
    <w:rsid w:val="00363A98"/>
    <w:rsid w:val="00363B96"/>
    <w:rsid w:val="00363F56"/>
    <w:rsid w:val="00364155"/>
    <w:rsid w:val="00364185"/>
    <w:rsid w:val="0036444A"/>
    <w:rsid w:val="003645CA"/>
    <w:rsid w:val="00364813"/>
    <w:rsid w:val="003649CB"/>
    <w:rsid w:val="003651E8"/>
    <w:rsid w:val="0036523F"/>
    <w:rsid w:val="00365B0B"/>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9B2"/>
    <w:rsid w:val="00374CA1"/>
    <w:rsid w:val="00374CBC"/>
    <w:rsid w:val="00375071"/>
    <w:rsid w:val="003753E3"/>
    <w:rsid w:val="00375B60"/>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E9A"/>
    <w:rsid w:val="003811D9"/>
    <w:rsid w:val="00381933"/>
    <w:rsid w:val="00381D54"/>
    <w:rsid w:val="00382599"/>
    <w:rsid w:val="003833EB"/>
    <w:rsid w:val="00383535"/>
    <w:rsid w:val="00383939"/>
    <w:rsid w:val="003839EF"/>
    <w:rsid w:val="00383EA4"/>
    <w:rsid w:val="003843BC"/>
    <w:rsid w:val="003844AF"/>
    <w:rsid w:val="0038474B"/>
    <w:rsid w:val="00384764"/>
    <w:rsid w:val="003847CA"/>
    <w:rsid w:val="00384D99"/>
    <w:rsid w:val="00385521"/>
    <w:rsid w:val="00386107"/>
    <w:rsid w:val="00386255"/>
    <w:rsid w:val="00386367"/>
    <w:rsid w:val="00386C90"/>
    <w:rsid w:val="00386D2A"/>
    <w:rsid w:val="00386ED1"/>
    <w:rsid w:val="00386F80"/>
    <w:rsid w:val="0038705F"/>
    <w:rsid w:val="003873D4"/>
    <w:rsid w:val="00387776"/>
    <w:rsid w:val="003878EC"/>
    <w:rsid w:val="003879FA"/>
    <w:rsid w:val="00387C29"/>
    <w:rsid w:val="00387CE3"/>
    <w:rsid w:val="00387D4F"/>
    <w:rsid w:val="003900D0"/>
    <w:rsid w:val="003905E0"/>
    <w:rsid w:val="003908B5"/>
    <w:rsid w:val="00390DFD"/>
    <w:rsid w:val="003910C7"/>
    <w:rsid w:val="0039126B"/>
    <w:rsid w:val="00391295"/>
    <w:rsid w:val="00391608"/>
    <w:rsid w:val="00391610"/>
    <w:rsid w:val="00391753"/>
    <w:rsid w:val="00391797"/>
    <w:rsid w:val="003918C1"/>
    <w:rsid w:val="00391990"/>
    <w:rsid w:val="00391B49"/>
    <w:rsid w:val="00392167"/>
    <w:rsid w:val="0039240D"/>
    <w:rsid w:val="003927C3"/>
    <w:rsid w:val="0039281D"/>
    <w:rsid w:val="00392E47"/>
    <w:rsid w:val="00393293"/>
    <w:rsid w:val="003932C2"/>
    <w:rsid w:val="00393684"/>
    <w:rsid w:val="00393D13"/>
    <w:rsid w:val="003941CA"/>
    <w:rsid w:val="00394379"/>
    <w:rsid w:val="00394E25"/>
    <w:rsid w:val="003950DC"/>
    <w:rsid w:val="00395272"/>
    <w:rsid w:val="003952CB"/>
    <w:rsid w:val="00395C54"/>
    <w:rsid w:val="00396898"/>
    <w:rsid w:val="00396D91"/>
    <w:rsid w:val="0039748E"/>
    <w:rsid w:val="00397775"/>
    <w:rsid w:val="003978B4"/>
    <w:rsid w:val="003A0BAA"/>
    <w:rsid w:val="003A178D"/>
    <w:rsid w:val="003A1940"/>
    <w:rsid w:val="003A1E39"/>
    <w:rsid w:val="003A1F84"/>
    <w:rsid w:val="003A24F7"/>
    <w:rsid w:val="003A2555"/>
    <w:rsid w:val="003A2AEF"/>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3F0"/>
    <w:rsid w:val="003B1518"/>
    <w:rsid w:val="003B17C3"/>
    <w:rsid w:val="003B1EB8"/>
    <w:rsid w:val="003B2005"/>
    <w:rsid w:val="003B21CF"/>
    <w:rsid w:val="003B21E0"/>
    <w:rsid w:val="003B2783"/>
    <w:rsid w:val="003B288A"/>
    <w:rsid w:val="003B2CBC"/>
    <w:rsid w:val="003B30F2"/>
    <w:rsid w:val="003B33A4"/>
    <w:rsid w:val="003B3722"/>
    <w:rsid w:val="003B38CD"/>
    <w:rsid w:val="003B3B3E"/>
    <w:rsid w:val="003B3D4C"/>
    <w:rsid w:val="003B3F53"/>
    <w:rsid w:val="003B3FD0"/>
    <w:rsid w:val="003B4EA0"/>
    <w:rsid w:val="003B5991"/>
    <w:rsid w:val="003B62C2"/>
    <w:rsid w:val="003B6BA9"/>
    <w:rsid w:val="003B6D1C"/>
    <w:rsid w:val="003B6DAB"/>
    <w:rsid w:val="003B71E5"/>
    <w:rsid w:val="003B7582"/>
    <w:rsid w:val="003B7C84"/>
    <w:rsid w:val="003B7D60"/>
    <w:rsid w:val="003C0251"/>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879"/>
    <w:rsid w:val="003C5F8B"/>
    <w:rsid w:val="003C6009"/>
    <w:rsid w:val="003C6244"/>
    <w:rsid w:val="003C62A0"/>
    <w:rsid w:val="003C6799"/>
    <w:rsid w:val="003C67A3"/>
    <w:rsid w:val="003C6A05"/>
    <w:rsid w:val="003C6FA9"/>
    <w:rsid w:val="003C72CB"/>
    <w:rsid w:val="003C7856"/>
    <w:rsid w:val="003C7E8B"/>
    <w:rsid w:val="003C7F36"/>
    <w:rsid w:val="003D0439"/>
    <w:rsid w:val="003D06D6"/>
    <w:rsid w:val="003D0850"/>
    <w:rsid w:val="003D1057"/>
    <w:rsid w:val="003D1228"/>
    <w:rsid w:val="003D1994"/>
    <w:rsid w:val="003D28B5"/>
    <w:rsid w:val="003D2DFB"/>
    <w:rsid w:val="003D3191"/>
    <w:rsid w:val="003D390F"/>
    <w:rsid w:val="003D3CD3"/>
    <w:rsid w:val="003D3E37"/>
    <w:rsid w:val="003D3FE3"/>
    <w:rsid w:val="003D47E0"/>
    <w:rsid w:val="003D4A30"/>
    <w:rsid w:val="003D4A50"/>
    <w:rsid w:val="003D529E"/>
    <w:rsid w:val="003D5531"/>
    <w:rsid w:val="003D63FB"/>
    <w:rsid w:val="003D64C4"/>
    <w:rsid w:val="003D6CEC"/>
    <w:rsid w:val="003D6EAE"/>
    <w:rsid w:val="003D712F"/>
    <w:rsid w:val="003D73E5"/>
    <w:rsid w:val="003D7721"/>
    <w:rsid w:val="003E0A22"/>
    <w:rsid w:val="003E0D53"/>
    <w:rsid w:val="003E113D"/>
    <w:rsid w:val="003E1401"/>
    <w:rsid w:val="003E150D"/>
    <w:rsid w:val="003E2174"/>
    <w:rsid w:val="003E27D5"/>
    <w:rsid w:val="003E296A"/>
    <w:rsid w:val="003E29F4"/>
    <w:rsid w:val="003E2AB4"/>
    <w:rsid w:val="003E2BBB"/>
    <w:rsid w:val="003E2D15"/>
    <w:rsid w:val="003E2E3E"/>
    <w:rsid w:val="003E3136"/>
    <w:rsid w:val="003E39C3"/>
    <w:rsid w:val="003E39F8"/>
    <w:rsid w:val="003E3B36"/>
    <w:rsid w:val="003E3C90"/>
    <w:rsid w:val="003E459C"/>
    <w:rsid w:val="003E4B57"/>
    <w:rsid w:val="003E5557"/>
    <w:rsid w:val="003E5687"/>
    <w:rsid w:val="003E58C0"/>
    <w:rsid w:val="003E6046"/>
    <w:rsid w:val="003E65FB"/>
    <w:rsid w:val="003E7A9F"/>
    <w:rsid w:val="003F0371"/>
    <w:rsid w:val="003F05CB"/>
    <w:rsid w:val="003F0A3C"/>
    <w:rsid w:val="003F0C64"/>
    <w:rsid w:val="003F1288"/>
    <w:rsid w:val="003F12F6"/>
    <w:rsid w:val="003F1569"/>
    <w:rsid w:val="003F1664"/>
    <w:rsid w:val="003F203C"/>
    <w:rsid w:val="003F25F2"/>
    <w:rsid w:val="003F3279"/>
    <w:rsid w:val="003F3929"/>
    <w:rsid w:val="003F3937"/>
    <w:rsid w:val="003F3C29"/>
    <w:rsid w:val="003F3E6E"/>
    <w:rsid w:val="003F4617"/>
    <w:rsid w:val="003F4983"/>
    <w:rsid w:val="003F4A13"/>
    <w:rsid w:val="003F4A56"/>
    <w:rsid w:val="003F504C"/>
    <w:rsid w:val="003F5299"/>
    <w:rsid w:val="003F5923"/>
    <w:rsid w:val="003F5E29"/>
    <w:rsid w:val="003F690E"/>
    <w:rsid w:val="003F6DBD"/>
    <w:rsid w:val="003F7E0A"/>
    <w:rsid w:val="004002EB"/>
    <w:rsid w:val="00400834"/>
    <w:rsid w:val="0040094F"/>
    <w:rsid w:val="004009F2"/>
    <w:rsid w:val="00400F63"/>
    <w:rsid w:val="004014A8"/>
    <w:rsid w:val="0040228B"/>
    <w:rsid w:val="0040232E"/>
    <w:rsid w:val="00402822"/>
    <w:rsid w:val="00402EAD"/>
    <w:rsid w:val="00402FEE"/>
    <w:rsid w:val="00403B32"/>
    <w:rsid w:val="00403CA4"/>
    <w:rsid w:val="00403F27"/>
    <w:rsid w:val="0040408B"/>
    <w:rsid w:val="004040AF"/>
    <w:rsid w:val="00404314"/>
    <w:rsid w:val="00404398"/>
    <w:rsid w:val="00404ABF"/>
    <w:rsid w:val="004063AF"/>
    <w:rsid w:val="004065AA"/>
    <w:rsid w:val="00406996"/>
    <w:rsid w:val="00406B82"/>
    <w:rsid w:val="00407081"/>
    <w:rsid w:val="0040752A"/>
    <w:rsid w:val="00407574"/>
    <w:rsid w:val="004076C4"/>
    <w:rsid w:val="00407F08"/>
    <w:rsid w:val="00407F4C"/>
    <w:rsid w:val="00407FFA"/>
    <w:rsid w:val="00410281"/>
    <w:rsid w:val="00410996"/>
    <w:rsid w:val="00411A01"/>
    <w:rsid w:val="004120DD"/>
    <w:rsid w:val="00412523"/>
    <w:rsid w:val="00412688"/>
    <w:rsid w:val="004127E1"/>
    <w:rsid w:val="0041303F"/>
    <w:rsid w:val="00413209"/>
    <w:rsid w:val="004133EC"/>
    <w:rsid w:val="0041390D"/>
    <w:rsid w:val="00413A08"/>
    <w:rsid w:val="004143E2"/>
    <w:rsid w:val="004144AD"/>
    <w:rsid w:val="00414543"/>
    <w:rsid w:val="00414A2B"/>
    <w:rsid w:val="0041509E"/>
    <w:rsid w:val="0041518D"/>
    <w:rsid w:val="004156B2"/>
    <w:rsid w:val="0041602D"/>
    <w:rsid w:val="004162BD"/>
    <w:rsid w:val="00416360"/>
    <w:rsid w:val="00416535"/>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8BF"/>
    <w:rsid w:val="00422F7D"/>
    <w:rsid w:val="0042335B"/>
    <w:rsid w:val="004233F2"/>
    <w:rsid w:val="004236FD"/>
    <w:rsid w:val="004238C9"/>
    <w:rsid w:val="00423C02"/>
    <w:rsid w:val="00423D33"/>
    <w:rsid w:val="0042416A"/>
    <w:rsid w:val="004251D8"/>
    <w:rsid w:val="004258E5"/>
    <w:rsid w:val="00425C91"/>
    <w:rsid w:val="004264A8"/>
    <w:rsid w:val="00426ED4"/>
    <w:rsid w:val="00427560"/>
    <w:rsid w:val="00427A39"/>
    <w:rsid w:val="004300DA"/>
    <w:rsid w:val="004302F5"/>
    <w:rsid w:val="00430871"/>
    <w:rsid w:val="004309B3"/>
    <w:rsid w:val="00430B45"/>
    <w:rsid w:val="00430E10"/>
    <w:rsid w:val="00431501"/>
    <w:rsid w:val="00431BFA"/>
    <w:rsid w:val="00431CD9"/>
    <w:rsid w:val="00431F98"/>
    <w:rsid w:val="00431FE6"/>
    <w:rsid w:val="00432EA9"/>
    <w:rsid w:val="004332EB"/>
    <w:rsid w:val="00433436"/>
    <w:rsid w:val="004334A8"/>
    <w:rsid w:val="00433535"/>
    <w:rsid w:val="004336E6"/>
    <w:rsid w:val="00433C2F"/>
    <w:rsid w:val="0043428F"/>
    <w:rsid w:val="0043431E"/>
    <w:rsid w:val="004344DC"/>
    <w:rsid w:val="0043467C"/>
    <w:rsid w:val="00434FDE"/>
    <w:rsid w:val="004352E6"/>
    <w:rsid w:val="00435899"/>
    <w:rsid w:val="004359B8"/>
    <w:rsid w:val="00436278"/>
    <w:rsid w:val="004367EF"/>
    <w:rsid w:val="004369A3"/>
    <w:rsid w:val="00436C82"/>
    <w:rsid w:val="00436D73"/>
    <w:rsid w:val="00436DB6"/>
    <w:rsid w:val="00436E4F"/>
    <w:rsid w:val="004379EE"/>
    <w:rsid w:val="00437C6D"/>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496"/>
    <w:rsid w:val="0044368A"/>
    <w:rsid w:val="0044395D"/>
    <w:rsid w:val="00443D3F"/>
    <w:rsid w:val="0044419B"/>
    <w:rsid w:val="004441CE"/>
    <w:rsid w:val="00444547"/>
    <w:rsid w:val="0044535F"/>
    <w:rsid w:val="0044557C"/>
    <w:rsid w:val="004455FA"/>
    <w:rsid w:val="00445A76"/>
    <w:rsid w:val="00445B6C"/>
    <w:rsid w:val="00445EE2"/>
    <w:rsid w:val="00445F7B"/>
    <w:rsid w:val="004463BC"/>
    <w:rsid w:val="00446453"/>
    <w:rsid w:val="00446535"/>
    <w:rsid w:val="0044686F"/>
    <w:rsid w:val="00446877"/>
    <w:rsid w:val="00446B8D"/>
    <w:rsid w:val="00446F0A"/>
    <w:rsid w:val="0044799E"/>
    <w:rsid w:val="00447EFE"/>
    <w:rsid w:val="00450067"/>
    <w:rsid w:val="004504CF"/>
    <w:rsid w:val="00450647"/>
    <w:rsid w:val="00450A34"/>
    <w:rsid w:val="00450D18"/>
    <w:rsid w:val="004513AB"/>
    <w:rsid w:val="00451539"/>
    <w:rsid w:val="00451DE0"/>
    <w:rsid w:val="00452024"/>
    <w:rsid w:val="00452360"/>
    <w:rsid w:val="004524DE"/>
    <w:rsid w:val="004524F4"/>
    <w:rsid w:val="00452941"/>
    <w:rsid w:val="0045349D"/>
    <w:rsid w:val="004537F2"/>
    <w:rsid w:val="004541D0"/>
    <w:rsid w:val="00454269"/>
    <w:rsid w:val="004543AF"/>
    <w:rsid w:val="00454977"/>
    <w:rsid w:val="0045511C"/>
    <w:rsid w:val="0045553D"/>
    <w:rsid w:val="004559CA"/>
    <w:rsid w:val="00456171"/>
    <w:rsid w:val="0045638B"/>
    <w:rsid w:val="00457289"/>
    <w:rsid w:val="004574D2"/>
    <w:rsid w:val="00457759"/>
    <w:rsid w:val="0046065C"/>
    <w:rsid w:val="00460AF5"/>
    <w:rsid w:val="00460E89"/>
    <w:rsid w:val="00461274"/>
    <w:rsid w:val="004612BE"/>
    <w:rsid w:val="004617EF"/>
    <w:rsid w:val="00461814"/>
    <w:rsid w:val="00461C7A"/>
    <w:rsid w:val="00461D8F"/>
    <w:rsid w:val="004620FC"/>
    <w:rsid w:val="00462284"/>
    <w:rsid w:val="0046246F"/>
    <w:rsid w:val="004628FC"/>
    <w:rsid w:val="00462C4D"/>
    <w:rsid w:val="00462E17"/>
    <w:rsid w:val="00463179"/>
    <w:rsid w:val="0046369B"/>
    <w:rsid w:val="0046384C"/>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15"/>
    <w:rsid w:val="00471075"/>
    <w:rsid w:val="00471080"/>
    <w:rsid w:val="0047138A"/>
    <w:rsid w:val="00471615"/>
    <w:rsid w:val="004718F0"/>
    <w:rsid w:val="00471A66"/>
    <w:rsid w:val="0047250A"/>
    <w:rsid w:val="004730A2"/>
    <w:rsid w:val="00473161"/>
    <w:rsid w:val="0047337D"/>
    <w:rsid w:val="004735B5"/>
    <w:rsid w:val="00473FD7"/>
    <w:rsid w:val="0047525A"/>
    <w:rsid w:val="004754EE"/>
    <w:rsid w:val="0047584F"/>
    <w:rsid w:val="004758F3"/>
    <w:rsid w:val="004760D3"/>
    <w:rsid w:val="00476296"/>
    <w:rsid w:val="0047648B"/>
    <w:rsid w:val="00476525"/>
    <w:rsid w:val="00476646"/>
    <w:rsid w:val="0047685C"/>
    <w:rsid w:val="0047729C"/>
    <w:rsid w:val="004772C9"/>
    <w:rsid w:val="0047753E"/>
    <w:rsid w:val="0047789C"/>
    <w:rsid w:val="004778FF"/>
    <w:rsid w:val="00477BD1"/>
    <w:rsid w:val="00477DE6"/>
    <w:rsid w:val="00480577"/>
    <w:rsid w:val="00480DBB"/>
    <w:rsid w:val="0048251E"/>
    <w:rsid w:val="004828EC"/>
    <w:rsid w:val="00482F0E"/>
    <w:rsid w:val="004832BF"/>
    <w:rsid w:val="00483310"/>
    <w:rsid w:val="00483F2F"/>
    <w:rsid w:val="004841EF"/>
    <w:rsid w:val="004842B8"/>
    <w:rsid w:val="00485232"/>
    <w:rsid w:val="0048560C"/>
    <w:rsid w:val="0048563F"/>
    <w:rsid w:val="0048576F"/>
    <w:rsid w:val="00485C8C"/>
    <w:rsid w:val="00485FC7"/>
    <w:rsid w:val="004862C6"/>
    <w:rsid w:val="0048649F"/>
    <w:rsid w:val="00486A2C"/>
    <w:rsid w:val="00486FC7"/>
    <w:rsid w:val="00487458"/>
    <w:rsid w:val="00490BBD"/>
    <w:rsid w:val="00490BC9"/>
    <w:rsid w:val="00490D50"/>
    <w:rsid w:val="004910D4"/>
    <w:rsid w:val="004914FA"/>
    <w:rsid w:val="00491E9F"/>
    <w:rsid w:val="004927E4"/>
    <w:rsid w:val="004927E6"/>
    <w:rsid w:val="00492952"/>
    <w:rsid w:val="00492AE6"/>
    <w:rsid w:val="00493467"/>
    <w:rsid w:val="004936FE"/>
    <w:rsid w:val="00493CA7"/>
    <w:rsid w:val="00493D5B"/>
    <w:rsid w:val="004943D3"/>
    <w:rsid w:val="00494445"/>
    <w:rsid w:val="0049444A"/>
    <w:rsid w:val="004945B5"/>
    <w:rsid w:val="00494A60"/>
    <w:rsid w:val="00494AA4"/>
    <w:rsid w:val="00494ACE"/>
    <w:rsid w:val="00494B28"/>
    <w:rsid w:val="0049508E"/>
    <w:rsid w:val="00495368"/>
    <w:rsid w:val="004955D1"/>
    <w:rsid w:val="00495623"/>
    <w:rsid w:val="00495CD5"/>
    <w:rsid w:val="00495D11"/>
    <w:rsid w:val="00495E14"/>
    <w:rsid w:val="0049612A"/>
    <w:rsid w:val="004964CF"/>
    <w:rsid w:val="0049686F"/>
    <w:rsid w:val="00497282"/>
    <w:rsid w:val="0049776D"/>
    <w:rsid w:val="00497A63"/>
    <w:rsid w:val="00497B4F"/>
    <w:rsid w:val="004A0E0F"/>
    <w:rsid w:val="004A0EF4"/>
    <w:rsid w:val="004A0EFE"/>
    <w:rsid w:val="004A12A1"/>
    <w:rsid w:val="004A13C0"/>
    <w:rsid w:val="004A1A20"/>
    <w:rsid w:val="004A1D39"/>
    <w:rsid w:val="004A1D61"/>
    <w:rsid w:val="004A236A"/>
    <w:rsid w:val="004A293F"/>
    <w:rsid w:val="004A2CD0"/>
    <w:rsid w:val="004A2E81"/>
    <w:rsid w:val="004A414C"/>
    <w:rsid w:val="004A4EFF"/>
    <w:rsid w:val="004A5339"/>
    <w:rsid w:val="004A539C"/>
    <w:rsid w:val="004A5468"/>
    <w:rsid w:val="004A718A"/>
    <w:rsid w:val="004A7309"/>
    <w:rsid w:val="004A7B37"/>
    <w:rsid w:val="004A7E64"/>
    <w:rsid w:val="004A7E7C"/>
    <w:rsid w:val="004A7EF5"/>
    <w:rsid w:val="004B044B"/>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1AA"/>
    <w:rsid w:val="004B5529"/>
    <w:rsid w:val="004B59EB"/>
    <w:rsid w:val="004B5B49"/>
    <w:rsid w:val="004B5B5D"/>
    <w:rsid w:val="004B5E25"/>
    <w:rsid w:val="004B6094"/>
    <w:rsid w:val="004B64BD"/>
    <w:rsid w:val="004B7621"/>
    <w:rsid w:val="004B78D5"/>
    <w:rsid w:val="004B78FA"/>
    <w:rsid w:val="004C01D8"/>
    <w:rsid w:val="004C0256"/>
    <w:rsid w:val="004C06FA"/>
    <w:rsid w:val="004C0713"/>
    <w:rsid w:val="004C0B99"/>
    <w:rsid w:val="004C0FB8"/>
    <w:rsid w:val="004C1676"/>
    <w:rsid w:val="004C1C9D"/>
    <w:rsid w:val="004C22D7"/>
    <w:rsid w:val="004C2511"/>
    <w:rsid w:val="004C251C"/>
    <w:rsid w:val="004C2776"/>
    <w:rsid w:val="004C2982"/>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CD4"/>
    <w:rsid w:val="004C6E41"/>
    <w:rsid w:val="004C7298"/>
    <w:rsid w:val="004C7540"/>
    <w:rsid w:val="004C769D"/>
    <w:rsid w:val="004C7A56"/>
    <w:rsid w:val="004C7F7C"/>
    <w:rsid w:val="004D07A3"/>
    <w:rsid w:val="004D08DA"/>
    <w:rsid w:val="004D0AB5"/>
    <w:rsid w:val="004D111E"/>
    <w:rsid w:val="004D11AB"/>
    <w:rsid w:val="004D1567"/>
    <w:rsid w:val="004D1956"/>
    <w:rsid w:val="004D211B"/>
    <w:rsid w:val="004D2409"/>
    <w:rsid w:val="004D2678"/>
    <w:rsid w:val="004D29F7"/>
    <w:rsid w:val="004D2A55"/>
    <w:rsid w:val="004D2C78"/>
    <w:rsid w:val="004D2D49"/>
    <w:rsid w:val="004D2E17"/>
    <w:rsid w:val="004D2E21"/>
    <w:rsid w:val="004D2EE7"/>
    <w:rsid w:val="004D3AE4"/>
    <w:rsid w:val="004D3DFA"/>
    <w:rsid w:val="004D44B0"/>
    <w:rsid w:val="004D44FE"/>
    <w:rsid w:val="004D4F43"/>
    <w:rsid w:val="004D53C1"/>
    <w:rsid w:val="004D54D1"/>
    <w:rsid w:val="004D652F"/>
    <w:rsid w:val="004D6B7F"/>
    <w:rsid w:val="004D6C51"/>
    <w:rsid w:val="004D714E"/>
    <w:rsid w:val="004D72F2"/>
    <w:rsid w:val="004D7D81"/>
    <w:rsid w:val="004E0D9E"/>
    <w:rsid w:val="004E10BE"/>
    <w:rsid w:val="004E11B7"/>
    <w:rsid w:val="004E16E7"/>
    <w:rsid w:val="004E18C7"/>
    <w:rsid w:val="004E1EF7"/>
    <w:rsid w:val="004E215F"/>
    <w:rsid w:val="004E2C9B"/>
    <w:rsid w:val="004E2CF4"/>
    <w:rsid w:val="004E362F"/>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ACC"/>
    <w:rsid w:val="004F0AE5"/>
    <w:rsid w:val="004F0AF5"/>
    <w:rsid w:val="004F0CBC"/>
    <w:rsid w:val="004F0E3D"/>
    <w:rsid w:val="004F0E81"/>
    <w:rsid w:val="004F11F6"/>
    <w:rsid w:val="004F1509"/>
    <w:rsid w:val="004F1687"/>
    <w:rsid w:val="004F18A0"/>
    <w:rsid w:val="004F1C82"/>
    <w:rsid w:val="004F1F5E"/>
    <w:rsid w:val="004F20A4"/>
    <w:rsid w:val="004F23E0"/>
    <w:rsid w:val="004F2432"/>
    <w:rsid w:val="004F27E3"/>
    <w:rsid w:val="004F33DC"/>
    <w:rsid w:val="004F3ADC"/>
    <w:rsid w:val="004F4D18"/>
    <w:rsid w:val="004F50EE"/>
    <w:rsid w:val="004F5242"/>
    <w:rsid w:val="004F53AA"/>
    <w:rsid w:val="004F56EA"/>
    <w:rsid w:val="004F57E1"/>
    <w:rsid w:val="004F5D3C"/>
    <w:rsid w:val="004F5E60"/>
    <w:rsid w:val="004F6463"/>
    <w:rsid w:val="004F696E"/>
    <w:rsid w:val="004F6D28"/>
    <w:rsid w:val="004F741A"/>
    <w:rsid w:val="004F7C71"/>
    <w:rsid w:val="004F7CB1"/>
    <w:rsid w:val="0050004E"/>
    <w:rsid w:val="0050121D"/>
    <w:rsid w:val="00501324"/>
    <w:rsid w:val="005019A7"/>
    <w:rsid w:val="00501DB6"/>
    <w:rsid w:val="00501EE2"/>
    <w:rsid w:val="005022A0"/>
    <w:rsid w:val="0050249E"/>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4C6"/>
    <w:rsid w:val="0051150B"/>
    <w:rsid w:val="00511C2D"/>
    <w:rsid w:val="0051287C"/>
    <w:rsid w:val="00512E4A"/>
    <w:rsid w:val="00513512"/>
    <w:rsid w:val="00513BDA"/>
    <w:rsid w:val="00513FA7"/>
    <w:rsid w:val="005140AF"/>
    <w:rsid w:val="00514218"/>
    <w:rsid w:val="00514D7E"/>
    <w:rsid w:val="00515BFB"/>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AC3"/>
    <w:rsid w:val="005214FD"/>
    <w:rsid w:val="005223A2"/>
    <w:rsid w:val="0052244A"/>
    <w:rsid w:val="00522662"/>
    <w:rsid w:val="00522C7E"/>
    <w:rsid w:val="00522DCE"/>
    <w:rsid w:val="00523269"/>
    <w:rsid w:val="005233C7"/>
    <w:rsid w:val="0052353B"/>
    <w:rsid w:val="005239C1"/>
    <w:rsid w:val="00523A1E"/>
    <w:rsid w:val="00523B2D"/>
    <w:rsid w:val="005242B7"/>
    <w:rsid w:val="005246FB"/>
    <w:rsid w:val="0052492B"/>
    <w:rsid w:val="005249E1"/>
    <w:rsid w:val="00524A0F"/>
    <w:rsid w:val="0052502B"/>
    <w:rsid w:val="005250C2"/>
    <w:rsid w:val="0052548D"/>
    <w:rsid w:val="00525933"/>
    <w:rsid w:val="00525C67"/>
    <w:rsid w:val="00526296"/>
    <w:rsid w:val="0052657A"/>
    <w:rsid w:val="00526675"/>
    <w:rsid w:val="00526937"/>
    <w:rsid w:val="00526AFF"/>
    <w:rsid w:val="00526BDB"/>
    <w:rsid w:val="005274E1"/>
    <w:rsid w:val="005279BC"/>
    <w:rsid w:val="00527EB1"/>
    <w:rsid w:val="00530027"/>
    <w:rsid w:val="00530B9E"/>
    <w:rsid w:val="0053112B"/>
    <w:rsid w:val="00531286"/>
    <w:rsid w:val="005321B8"/>
    <w:rsid w:val="00532403"/>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6BD"/>
    <w:rsid w:val="00535B08"/>
    <w:rsid w:val="005360D1"/>
    <w:rsid w:val="005362BC"/>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1E04"/>
    <w:rsid w:val="0054272D"/>
    <w:rsid w:val="005429C4"/>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2A1"/>
    <w:rsid w:val="00546978"/>
    <w:rsid w:val="005476AA"/>
    <w:rsid w:val="00547C55"/>
    <w:rsid w:val="005501E7"/>
    <w:rsid w:val="0055023F"/>
    <w:rsid w:val="0055146D"/>
    <w:rsid w:val="005516A8"/>
    <w:rsid w:val="005516ED"/>
    <w:rsid w:val="00551C2C"/>
    <w:rsid w:val="005522EB"/>
    <w:rsid w:val="00552559"/>
    <w:rsid w:val="005527A6"/>
    <w:rsid w:val="005529A7"/>
    <w:rsid w:val="00552C00"/>
    <w:rsid w:val="00552E51"/>
    <w:rsid w:val="00553972"/>
    <w:rsid w:val="0055439A"/>
    <w:rsid w:val="005545A8"/>
    <w:rsid w:val="00554871"/>
    <w:rsid w:val="00554F77"/>
    <w:rsid w:val="00555074"/>
    <w:rsid w:val="005551CF"/>
    <w:rsid w:val="00555794"/>
    <w:rsid w:val="00555947"/>
    <w:rsid w:val="00555B52"/>
    <w:rsid w:val="00555B90"/>
    <w:rsid w:val="00555D7C"/>
    <w:rsid w:val="00555E5D"/>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8E1"/>
    <w:rsid w:val="00562E2F"/>
    <w:rsid w:val="005636DB"/>
    <w:rsid w:val="0056372D"/>
    <w:rsid w:val="00563A0C"/>
    <w:rsid w:val="00563F00"/>
    <w:rsid w:val="005649CB"/>
    <w:rsid w:val="00564D6F"/>
    <w:rsid w:val="00564DB7"/>
    <w:rsid w:val="0056500D"/>
    <w:rsid w:val="00565A98"/>
    <w:rsid w:val="00566231"/>
    <w:rsid w:val="0056667D"/>
    <w:rsid w:val="0057037B"/>
    <w:rsid w:val="00570486"/>
    <w:rsid w:val="005704F1"/>
    <w:rsid w:val="005705DA"/>
    <w:rsid w:val="00570B8C"/>
    <w:rsid w:val="005711E9"/>
    <w:rsid w:val="005712FF"/>
    <w:rsid w:val="0057187E"/>
    <w:rsid w:val="00571C03"/>
    <w:rsid w:val="00571DD6"/>
    <w:rsid w:val="00571DEF"/>
    <w:rsid w:val="00572126"/>
    <w:rsid w:val="00572151"/>
    <w:rsid w:val="00572BB9"/>
    <w:rsid w:val="00572E8D"/>
    <w:rsid w:val="0057304A"/>
    <w:rsid w:val="005730C7"/>
    <w:rsid w:val="005731F6"/>
    <w:rsid w:val="00573415"/>
    <w:rsid w:val="005735F7"/>
    <w:rsid w:val="00573807"/>
    <w:rsid w:val="0057456C"/>
    <w:rsid w:val="005754E7"/>
    <w:rsid w:val="00575783"/>
    <w:rsid w:val="0057588A"/>
    <w:rsid w:val="00576204"/>
    <w:rsid w:val="00576C41"/>
    <w:rsid w:val="005770C3"/>
    <w:rsid w:val="005775F9"/>
    <w:rsid w:val="005776C0"/>
    <w:rsid w:val="00577A31"/>
    <w:rsid w:val="00577EE8"/>
    <w:rsid w:val="005806A5"/>
    <w:rsid w:val="005806DC"/>
    <w:rsid w:val="00580755"/>
    <w:rsid w:val="0058088A"/>
    <w:rsid w:val="00580CF0"/>
    <w:rsid w:val="005811B5"/>
    <w:rsid w:val="00581253"/>
    <w:rsid w:val="00581C02"/>
    <w:rsid w:val="00581C9C"/>
    <w:rsid w:val="00581EFD"/>
    <w:rsid w:val="0058202B"/>
    <w:rsid w:val="005824DC"/>
    <w:rsid w:val="00582C97"/>
    <w:rsid w:val="00582DAD"/>
    <w:rsid w:val="00582F6C"/>
    <w:rsid w:val="005833D3"/>
    <w:rsid w:val="00583A6A"/>
    <w:rsid w:val="00583B8D"/>
    <w:rsid w:val="00583C15"/>
    <w:rsid w:val="0058479D"/>
    <w:rsid w:val="00584947"/>
    <w:rsid w:val="00584A58"/>
    <w:rsid w:val="0058592A"/>
    <w:rsid w:val="00585978"/>
    <w:rsid w:val="005859F5"/>
    <w:rsid w:val="00585E5F"/>
    <w:rsid w:val="005860BF"/>
    <w:rsid w:val="005865A6"/>
    <w:rsid w:val="0058670F"/>
    <w:rsid w:val="00586782"/>
    <w:rsid w:val="00586CF0"/>
    <w:rsid w:val="00586DBD"/>
    <w:rsid w:val="00586F71"/>
    <w:rsid w:val="00587157"/>
    <w:rsid w:val="00587875"/>
    <w:rsid w:val="00587EE8"/>
    <w:rsid w:val="00587FF0"/>
    <w:rsid w:val="0059007A"/>
    <w:rsid w:val="00590A31"/>
    <w:rsid w:val="00591096"/>
    <w:rsid w:val="00591860"/>
    <w:rsid w:val="00591A36"/>
    <w:rsid w:val="00591AF9"/>
    <w:rsid w:val="00591B14"/>
    <w:rsid w:val="00592370"/>
    <w:rsid w:val="00592C39"/>
    <w:rsid w:val="00593C14"/>
    <w:rsid w:val="00593E8A"/>
    <w:rsid w:val="005942F3"/>
    <w:rsid w:val="005948E4"/>
    <w:rsid w:val="005949BA"/>
    <w:rsid w:val="0059546E"/>
    <w:rsid w:val="0059552D"/>
    <w:rsid w:val="00595DCD"/>
    <w:rsid w:val="00596074"/>
    <w:rsid w:val="00596220"/>
    <w:rsid w:val="005963CC"/>
    <w:rsid w:val="00596A7C"/>
    <w:rsid w:val="00596B61"/>
    <w:rsid w:val="00597234"/>
    <w:rsid w:val="0059735D"/>
    <w:rsid w:val="00597ABF"/>
    <w:rsid w:val="00597CA4"/>
    <w:rsid w:val="00597FC8"/>
    <w:rsid w:val="005A0015"/>
    <w:rsid w:val="005A0080"/>
    <w:rsid w:val="005A0619"/>
    <w:rsid w:val="005A0B01"/>
    <w:rsid w:val="005A0FD0"/>
    <w:rsid w:val="005A10E0"/>
    <w:rsid w:val="005A1663"/>
    <w:rsid w:val="005A17AE"/>
    <w:rsid w:val="005A1A08"/>
    <w:rsid w:val="005A1C27"/>
    <w:rsid w:val="005A1F27"/>
    <w:rsid w:val="005A258C"/>
    <w:rsid w:val="005A2674"/>
    <w:rsid w:val="005A2B94"/>
    <w:rsid w:val="005A2C48"/>
    <w:rsid w:val="005A4235"/>
    <w:rsid w:val="005A43BA"/>
    <w:rsid w:val="005A47E9"/>
    <w:rsid w:val="005A4863"/>
    <w:rsid w:val="005A58DD"/>
    <w:rsid w:val="005A5B72"/>
    <w:rsid w:val="005A5BB0"/>
    <w:rsid w:val="005A63A7"/>
    <w:rsid w:val="005A6544"/>
    <w:rsid w:val="005A6C2E"/>
    <w:rsid w:val="005A717B"/>
    <w:rsid w:val="005A74E6"/>
    <w:rsid w:val="005A7A6B"/>
    <w:rsid w:val="005A7DCA"/>
    <w:rsid w:val="005B05A9"/>
    <w:rsid w:val="005B0E23"/>
    <w:rsid w:val="005B0E3E"/>
    <w:rsid w:val="005B0FC6"/>
    <w:rsid w:val="005B13A3"/>
    <w:rsid w:val="005B15ED"/>
    <w:rsid w:val="005B173C"/>
    <w:rsid w:val="005B189F"/>
    <w:rsid w:val="005B18AC"/>
    <w:rsid w:val="005B2518"/>
    <w:rsid w:val="005B2669"/>
    <w:rsid w:val="005B39AE"/>
    <w:rsid w:val="005B44CA"/>
    <w:rsid w:val="005B46C1"/>
    <w:rsid w:val="005B49E1"/>
    <w:rsid w:val="005B4A59"/>
    <w:rsid w:val="005B4DB0"/>
    <w:rsid w:val="005B5337"/>
    <w:rsid w:val="005B550C"/>
    <w:rsid w:val="005B5C86"/>
    <w:rsid w:val="005B5EA1"/>
    <w:rsid w:val="005B610F"/>
    <w:rsid w:val="005B68E2"/>
    <w:rsid w:val="005B70BB"/>
    <w:rsid w:val="005B7501"/>
    <w:rsid w:val="005B7664"/>
    <w:rsid w:val="005B7F3E"/>
    <w:rsid w:val="005B7FE9"/>
    <w:rsid w:val="005C0320"/>
    <w:rsid w:val="005C0983"/>
    <w:rsid w:val="005C0ABE"/>
    <w:rsid w:val="005C0D09"/>
    <w:rsid w:val="005C1627"/>
    <w:rsid w:val="005C231A"/>
    <w:rsid w:val="005C2CBB"/>
    <w:rsid w:val="005C3530"/>
    <w:rsid w:val="005C3DAF"/>
    <w:rsid w:val="005C4037"/>
    <w:rsid w:val="005C4046"/>
    <w:rsid w:val="005C43C6"/>
    <w:rsid w:val="005C46AB"/>
    <w:rsid w:val="005C46CD"/>
    <w:rsid w:val="005C4800"/>
    <w:rsid w:val="005C4957"/>
    <w:rsid w:val="005C49A8"/>
    <w:rsid w:val="005C4C58"/>
    <w:rsid w:val="005C4DE8"/>
    <w:rsid w:val="005C501F"/>
    <w:rsid w:val="005C512E"/>
    <w:rsid w:val="005C56D9"/>
    <w:rsid w:val="005C5908"/>
    <w:rsid w:val="005C5B1E"/>
    <w:rsid w:val="005C5D21"/>
    <w:rsid w:val="005C5E99"/>
    <w:rsid w:val="005C6527"/>
    <w:rsid w:val="005C693E"/>
    <w:rsid w:val="005C6E64"/>
    <w:rsid w:val="005C6FE4"/>
    <w:rsid w:val="005C70E2"/>
    <w:rsid w:val="005C7677"/>
    <w:rsid w:val="005C7ADF"/>
    <w:rsid w:val="005C7D7D"/>
    <w:rsid w:val="005C7E98"/>
    <w:rsid w:val="005D0E59"/>
    <w:rsid w:val="005D1D6C"/>
    <w:rsid w:val="005D216B"/>
    <w:rsid w:val="005D24AA"/>
    <w:rsid w:val="005D2B02"/>
    <w:rsid w:val="005D2CB7"/>
    <w:rsid w:val="005D4738"/>
    <w:rsid w:val="005D49C4"/>
    <w:rsid w:val="005D49CD"/>
    <w:rsid w:val="005D4AE2"/>
    <w:rsid w:val="005D4E3E"/>
    <w:rsid w:val="005D4E80"/>
    <w:rsid w:val="005D50B9"/>
    <w:rsid w:val="005D5740"/>
    <w:rsid w:val="005D59D1"/>
    <w:rsid w:val="005D5DE2"/>
    <w:rsid w:val="005D5EE6"/>
    <w:rsid w:val="005D6140"/>
    <w:rsid w:val="005D6727"/>
    <w:rsid w:val="005D67E0"/>
    <w:rsid w:val="005D69F7"/>
    <w:rsid w:val="005D6E38"/>
    <w:rsid w:val="005D6FF5"/>
    <w:rsid w:val="005D7667"/>
    <w:rsid w:val="005D78F8"/>
    <w:rsid w:val="005D7EF9"/>
    <w:rsid w:val="005E0071"/>
    <w:rsid w:val="005E079D"/>
    <w:rsid w:val="005E08A6"/>
    <w:rsid w:val="005E0A4B"/>
    <w:rsid w:val="005E0AD9"/>
    <w:rsid w:val="005E0BA0"/>
    <w:rsid w:val="005E124F"/>
    <w:rsid w:val="005E13CB"/>
    <w:rsid w:val="005E13DA"/>
    <w:rsid w:val="005E15ED"/>
    <w:rsid w:val="005E1769"/>
    <w:rsid w:val="005E21A4"/>
    <w:rsid w:val="005E2304"/>
    <w:rsid w:val="005E268D"/>
    <w:rsid w:val="005E272C"/>
    <w:rsid w:val="005E2B3C"/>
    <w:rsid w:val="005E2CDF"/>
    <w:rsid w:val="005E3AE6"/>
    <w:rsid w:val="005E3D40"/>
    <w:rsid w:val="005E3DA1"/>
    <w:rsid w:val="005E43E2"/>
    <w:rsid w:val="005E4B9B"/>
    <w:rsid w:val="005E5382"/>
    <w:rsid w:val="005E560C"/>
    <w:rsid w:val="005E56A9"/>
    <w:rsid w:val="005E6E7C"/>
    <w:rsid w:val="005E72FB"/>
    <w:rsid w:val="005E745A"/>
    <w:rsid w:val="005E7825"/>
    <w:rsid w:val="005E78A9"/>
    <w:rsid w:val="005E78CD"/>
    <w:rsid w:val="005E798A"/>
    <w:rsid w:val="005E79FE"/>
    <w:rsid w:val="005E7A18"/>
    <w:rsid w:val="005E7A83"/>
    <w:rsid w:val="005E7BB0"/>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95"/>
    <w:rsid w:val="005F3FD9"/>
    <w:rsid w:val="005F4805"/>
    <w:rsid w:val="005F4970"/>
    <w:rsid w:val="005F4AFA"/>
    <w:rsid w:val="005F506E"/>
    <w:rsid w:val="005F5630"/>
    <w:rsid w:val="005F5931"/>
    <w:rsid w:val="005F5D84"/>
    <w:rsid w:val="005F619E"/>
    <w:rsid w:val="005F6BB3"/>
    <w:rsid w:val="005F6E05"/>
    <w:rsid w:val="005F73D0"/>
    <w:rsid w:val="00600631"/>
    <w:rsid w:val="00600761"/>
    <w:rsid w:val="00600EB6"/>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55FA"/>
    <w:rsid w:val="006058CD"/>
    <w:rsid w:val="00605B99"/>
    <w:rsid w:val="00606618"/>
    <w:rsid w:val="0060686B"/>
    <w:rsid w:val="00606B95"/>
    <w:rsid w:val="0060727F"/>
    <w:rsid w:val="00607735"/>
    <w:rsid w:val="00607CC6"/>
    <w:rsid w:val="00607FAB"/>
    <w:rsid w:val="00610463"/>
    <w:rsid w:val="00610804"/>
    <w:rsid w:val="0061099F"/>
    <w:rsid w:val="00610BF4"/>
    <w:rsid w:val="00611371"/>
    <w:rsid w:val="00611912"/>
    <w:rsid w:val="00611B1A"/>
    <w:rsid w:val="00612B22"/>
    <w:rsid w:val="00612B7E"/>
    <w:rsid w:val="00613ABD"/>
    <w:rsid w:val="00613BC4"/>
    <w:rsid w:val="00613C1B"/>
    <w:rsid w:val="006145A0"/>
    <w:rsid w:val="00614D23"/>
    <w:rsid w:val="0061550C"/>
    <w:rsid w:val="00615624"/>
    <w:rsid w:val="006159B9"/>
    <w:rsid w:val="00615D7A"/>
    <w:rsid w:val="00615DB2"/>
    <w:rsid w:val="0061684D"/>
    <w:rsid w:val="006169D2"/>
    <w:rsid w:val="00616A49"/>
    <w:rsid w:val="00617175"/>
    <w:rsid w:val="006171BD"/>
    <w:rsid w:val="00617604"/>
    <w:rsid w:val="00617A64"/>
    <w:rsid w:val="00620E87"/>
    <w:rsid w:val="006213F0"/>
    <w:rsid w:val="00621F9B"/>
    <w:rsid w:val="006221AD"/>
    <w:rsid w:val="00622355"/>
    <w:rsid w:val="00622680"/>
    <w:rsid w:val="00622E24"/>
    <w:rsid w:val="00622FDF"/>
    <w:rsid w:val="00623292"/>
    <w:rsid w:val="0062329B"/>
    <w:rsid w:val="0062435A"/>
    <w:rsid w:val="006243C7"/>
    <w:rsid w:val="0062485A"/>
    <w:rsid w:val="006255F6"/>
    <w:rsid w:val="006256A3"/>
    <w:rsid w:val="00625895"/>
    <w:rsid w:val="00625C80"/>
    <w:rsid w:val="00625CEA"/>
    <w:rsid w:val="00625DE7"/>
    <w:rsid w:val="00625E13"/>
    <w:rsid w:val="00626390"/>
    <w:rsid w:val="006278F2"/>
    <w:rsid w:val="00627C49"/>
    <w:rsid w:val="006300B9"/>
    <w:rsid w:val="0063025D"/>
    <w:rsid w:val="00630399"/>
    <w:rsid w:val="00630870"/>
    <w:rsid w:val="00630A4B"/>
    <w:rsid w:val="00630D7F"/>
    <w:rsid w:val="00631752"/>
    <w:rsid w:val="00631ADD"/>
    <w:rsid w:val="00631ADE"/>
    <w:rsid w:val="00632445"/>
    <w:rsid w:val="006324E0"/>
    <w:rsid w:val="00632886"/>
    <w:rsid w:val="00632D55"/>
    <w:rsid w:val="006338DB"/>
    <w:rsid w:val="00634277"/>
    <w:rsid w:val="0063462E"/>
    <w:rsid w:val="00634674"/>
    <w:rsid w:val="00634788"/>
    <w:rsid w:val="006348AC"/>
    <w:rsid w:val="00634E49"/>
    <w:rsid w:val="00635733"/>
    <w:rsid w:val="006359F2"/>
    <w:rsid w:val="0063646D"/>
    <w:rsid w:val="00636E17"/>
    <w:rsid w:val="00637076"/>
    <w:rsid w:val="0063736A"/>
    <w:rsid w:val="006379B5"/>
    <w:rsid w:val="00637B52"/>
    <w:rsid w:val="0064054C"/>
    <w:rsid w:val="00640987"/>
    <w:rsid w:val="00640D46"/>
    <w:rsid w:val="00640DAF"/>
    <w:rsid w:val="00640F48"/>
    <w:rsid w:val="0064125C"/>
    <w:rsid w:val="00641584"/>
    <w:rsid w:val="00641612"/>
    <w:rsid w:val="00641885"/>
    <w:rsid w:val="00641F03"/>
    <w:rsid w:val="00642031"/>
    <w:rsid w:val="00642471"/>
    <w:rsid w:val="00642664"/>
    <w:rsid w:val="00642787"/>
    <w:rsid w:val="006432B0"/>
    <w:rsid w:val="0064347D"/>
    <w:rsid w:val="006436F0"/>
    <w:rsid w:val="00643D10"/>
    <w:rsid w:val="00643D28"/>
    <w:rsid w:val="00643F2B"/>
    <w:rsid w:val="0064428B"/>
    <w:rsid w:val="00644D0D"/>
    <w:rsid w:val="00645378"/>
    <w:rsid w:val="0064572B"/>
    <w:rsid w:val="00645DB9"/>
    <w:rsid w:val="00646349"/>
    <w:rsid w:val="0064652A"/>
    <w:rsid w:val="00646664"/>
    <w:rsid w:val="006468B2"/>
    <w:rsid w:val="00646E4C"/>
    <w:rsid w:val="006470EA"/>
    <w:rsid w:val="0064761F"/>
    <w:rsid w:val="00647EE9"/>
    <w:rsid w:val="00647F15"/>
    <w:rsid w:val="00650593"/>
    <w:rsid w:val="006505D4"/>
    <w:rsid w:val="00650F8F"/>
    <w:rsid w:val="006519A8"/>
    <w:rsid w:val="00651C1C"/>
    <w:rsid w:val="00651D2A"/>
    <w:rsid w:val="00651EF5"/>
    <w:rsid w:val="006522B9"/>
    <w:rsid w:val="0065268D"/>
    <w:rsid w:val="00652980"/>
    <w:rsid w:val="00652B03"/>
    <w:rsid w:val="0065302C"/>
    <w:rsid w:val="00653554"/>
    <w:rsid w:val="0065382C"/>
    <w:rsid w:val="00653CC3"/>
    <w:rsid w:val="006541AB"/>
    <w:rsid w:val="0065421C"/>
    <w:rsid w:val="00654A29"/>
    <w:rsid w:val="0065575B"/>
    <w:rsid w:val="00655BB7"/>
    <w:rsid w:val="00655E54"/>
    <w:rsid w:val="0065679E"/>
    <w:rsid w:val="0065682A"/>
    <w:rsid w:val="00656A5B"/>
    <w:rsid w:val="00656FD0"/>
    <w:rsid w:val="006570D5"/>
    <w:rsid w:val="006572C3"/>
    <w:rsid w:val="006574F7"/>
    <w:rsid w:val="00657607"/>
    <w:rsid w:val="0065770B"/>
    <w:rsid w:val="006579DB"/>
    <w:rsid w:val="00657BA0"/>
    <w:rsid w:val="00657C4A"/>
    <w:rsid w:val="00660486"/>
    <w:rsid w:val="006608A7"/>
    <w:rsid w:val="00660C0B"/>
    <w:rsid w:val="00661081"/>
    <w:rsid w:val="0066135A"/>
    <w:rsid w:val="00662127"/>
    <w:rsid w:val="00662200"/>
    <w:rsid w:val="00662243"/>
    <w:rsid w:val="00662428"/>
    <w:rsid w:val="0066242A"/>
    <w:rsid w:val="00662DD2"/>
    <w:rsid w:val="00662E6C"/>
    <w:rsid w:val="00662EE0"/>
    <w:rsid w:val="0066313F"/>
    <w:rsid w:val="006637EB"/>
    <w:rsid w:val="00663C36"/>
    <w:rsid w:val="00664A69"/>
    <w:rsid w:val="00664F17"/>
    <w:rsid w:val="00665089"/>
    <w:rsid w:val="006655B5"/>
    <w:rsid w:val="00665979"/>
    <w:rsid w:val="00665E18"/>
    <w:rsid w:val="00665F4A"/>
    <w:rsid w:val="00666036"/>
    <w:rsid w:val="00666602"/>
    <w:rsid w:val="00666811"/>
    <w:rsid w:val="00666A8F"/>
    <w:rsid w:val="00666E41"/>
    <w:rsid w:val="00666E6B"/>
    <w:rsid w:val="00666F9C"/>
    <w:rsid w:val="006712D8"/>
    <w:rsid w:val="0067158D"/>
    <w:rsid w:val="006718B6"/>
    <w:rsid w:val="00671906"/>
    <w:rsid w:val="00671A8C"/>
    <w:rsid w:val="00671C6C"/>
    <w:rsid w:val="00672FAA"/>
    <w:rsid w:val="00673053"/>
    <w:rsid w:val="006735F8"/>
    <w:rsid w:val="0067381C"/>
    <w:rsid w:val="00673A8F"/>
    <w:rsid w:val="006740FA"/>
    <w:rsid w:val="006751B3"/>
    <w:rsid w:val="006751FA"/>
    <w:rsid w:val="0067602D"/>
    <w:rsid w:val="00676162"/>
    <w:rsid w:val="0067692B"/>
    <w:rsid w:val="00676B29"/>
    <w:rsid w:val="00680339"/>
    <w:rsid w:val="00680B0C"/>
    <w:rsid w:val="00680B62"/>
    <w:rsid w:val="00680D9E"/>
    <w:rsid w:val="00681B9D"/>
    <w:rsid w:val="00681D26"/>
    <w:rsid w:val="00681D79"/>
    <w:rsid w:val="00681EAE"/>
    <w:rsid w:val="00681F4E"/>
    <w:rsid w:val="006824D5"/>
    <w:rsid w:val="006824ED"/>
    <w:rsid w:val="006827AD"/>
    <w:rsid w:val="00682839"/>
    <w:rsid w:val="00683159"/>
    <w:rsid w:val="00683A8A"/>
    <w:rsid w:val="00683F8A"/>
    <w:rsid w:val="006840F4"/>
    <w:rsid w:val="00684A56"/>
    <w:rsid w:val="00684D20"/>
    <w:rsid w:val="006852E4"/>
    <w:rsid w:val="00685821"/>
    <w:rsid w:val="00685823"/>
    <w:rsid w:val="00685A5E"/>
    <w:rsid w:val="00686023"/>
    <w:rsid w:val="00686516"/>
    <w:rsid w:val="006869FB"/>
    <w:rsid w:val="006870E2"/>
    <w:rsid w:val="0068720D"/>
    <w:rsid w:val="00687BC9"/>
    <w:rsid w:val="00690626"/>
    <w:rsid w:val="00690718"/>
    <w:rsid w:val="00690AC2"/>
    <w:rsid w:val="00690C99"/>
    <w:rsid w:val="00691032"/>
    <w:rsid w:val="00691306"/>
    <w:rsid w:val="006913B2"/>
    <w:rsid w:val="00691776"/>
    <w:rsid w:val="00691AF7"/>
    <w:rsid w:val="00691B67"/>
    <w:rsid w:val="00692112"/>
    <w:rsid w:val="00692C2C"/>
    <w:rsid w:val="00693316"/>
    <w:rsid w:val="006933BB"/>
    <w:rsid w:val="00693D89"/>
    <w:rsid w:val="00693EA2"/>
    <w:rsid w:val="00694281"/>
    <w:rsid w:val="0069456D"/>
    <w:rsid w:val="00694973"/>
    <w:rsid w:val="006949B6"/>
    <w:rsid w:val="006949BC"/>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D91"/>
    <w:rsid w:val="006A0045"/>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95D"/>
    <w:rsid w:val="006A2B95"/>
    <w:rsid w:val="006A2BDA"/>
    <w:rsid w:val="006A2CCB"/>
    <w:rsid w:val="006A2E81"/>
    <w:rsid w:val="006A3ECC"/>
    <w:rsid w:val="006A4113"/>
    <w:rsid w:val="006A491D"/>
    <w:rsid w:val="006A4A53"/>
    <w:rsid w:val="006A4E69"/>
    <w:rsid w:val="006A50C7"/>
    <w:rsid w:val="006A5204"/>
    <w:rsid w:val="006A5315"/>
    <w:rsid w:val="006A5474"/>
    <w:rsid w:val="006A575E"/>
    <w:rsid w:val="006A57EF"/>
    <w:rsid w:val="006A6950"/>
    <w:rsid w:val="006A6B25"/>
    <w:rsid w:val="006A6BDD"/>
    <w:rsid w:val="006A73A2"/>
    <w:rsid w:val="006A76D1"/>
    <w:rsid w:val="006A7A55"/>
    <w:rsid w:val="006B025A"/>
    <w:rsid w:val="006B07C6"/>
    <w:rsid w:val="006B0DFF"/>
    <w:rsid w:val="006B114E"/>
    <w:rsid w:val="006B1432"/>
    <w:rsid w:val="006B207F"/>
    <w:rsid w:val="006B23C0"/>
    <w:rsid w:val="006B24C3"/>
    <w:rsid w:val="006B2A7A"/>
    <w:rsid w:val="006B3660"/>
    <w:rsid w:val="006B38FA"/>
    <w:rsid w:val="006B3B04"/>
    <w:rsid w:val="006B3C64"/>
    <w:rsid w:val="006B3F90"/>
    <w:rsid w:val="006B41F7"/>
    <w:rsid w:val="006B49B6"/>
    <w:rsid w:val="006B49CD"/>
    <w:rsid w:val="006B4A94"/>
    <w:rsid w:val="006B4C8C"/>
    <w:rsid w:val="006B4CC1"/>
    <w:rsid w:val="006B574E"/>
    <w:rsid w:val="006B5B00"/>
    <w:rsid w:val="006B6284"/>
    <w:rsid w:val="006B645A"/>
    <w:rsid w:val="006B6522"/>
    <w:rsid w:val="006B6910"/>
    <w:rsid w:val="006B74C5"/>
    <w:rsid w:val="006C02AB"/>
    <w:rsid w:val="006C02D0"/>
    <w:rsid w:val="006C07D1"/>
    <w:rsid w:val="006C09BF"/>
    <w:rsid w:val="006C1158"/>
    <w:rsid w:val="006C14EE"/>
    <w:rsid w:val="006C185F"/>
    <w:rsid w:val="006C1BE5"/>
    <w:rsid w:val="006C1C97"/>
    <w:rsid w:val="006C1F2F"/>
    <w:rsid w:val="006C2302"/>
    <w:rsid w:val="006C233D"/>
    <w:rsid w:val="006C2819"/>
    <w:rsid w:val="006C2C06"/>
    <w:rsid w:val="006C2E35"/>
    <w:rsid w:val="006C31A0"/>
    <w:rsid w:val="006C3494"/>
    <w:rsid w:val="006C3B4D"/>
    <w:rsid w:val="006C3BF7"/>
    <w:rsid w:val="006C40DD"/>
    <w:rsid w:val="006C420E"/>
    <w:rsid w:val="006C44FD"/>
    <w:rsid w:val="006C4BA5"/>
    <w:rsid w:val="006C5058"/>
    <w:rsid w:val="006C5247"/>
    <w:rsid w:val="006C537B"/>
    <w:rsid w:val="006C5392"/>
    <w:rsid w:val="006C56C7"/>
    <w:rsid w:val="006C57DE"/>
    <w:rsid w:val="006C5A8F"/>
    <w:rsid w:val="006C60D5"/>
    <w:rsid w:val="006C6150"/>
    <w:rsid w:val="006C61C9"/>
    <w:rsid w:val="006C63A8"/>
    <w:rsid w:val="006C674D"/>
    <w:rsid w:val="006C6D12"/>
    <w:rsid w:val="006C6F43"/>
    <w:rsid w:val="006C714E"/>
    <w:rsid w:val="006C7627"/>
    <w:rsid w:val="006C786D"/>
    <w:rsid w:val="006C7CE5"/>
    <w:rsid w:val="006D03CA"/>
    <w:rsid w:val="006D03E4"/>
    <w:rsid w:val="006D0919"/>
    <w:rsid w:val="006D0E34"/>
    <w:rsid w:val="006D180E"/>
    <w:rsid w:val="006D1B15"/>
    <w:rsid w:val="006D1D4C"/>
    <w:rsid w:val="006D1F53"/>
    <w:rsid w:val="006D27D0"/>
    <w:rsid w:val="006D292B"/>
    <w:rsid w:val="006D29ED"/>
    <w:rsid w:val="006D31F0"/>
    <w:rsid w:val="006D332A"/>
    <w:rsid w:val="006D355A"/>
    <w:rsid w:val="006D3D77"/>
    <w:rsid w:val="006D3E0C"/>
    <w:rsid w:val="006D3EF7"/>
    <w:rsid w:val="006D4365"/>
    <w:rsid w:val="006D437E"/>
    <w:rsid w:val="006D50D7"/>
    <w:rsid w:val="006D531A"/>
    <w:rsid w:val="006D5AB9"/>
    <w:rsid w:val="006D5B7F"/>
    <w:rsid w:val="006D5D2B"/>
    <w:rsid w:val="006D5D7D"/>
    <w:rsid w:val="006D61A1"/>
    <w:rsid w:val="006D666F"/>
    <w:rsid w:val="006D66F6"/>
    <w:rsid w:val="006D68BD"/>
    <w:rsid w:val="006D6945"/>
    <w:rsid w:val="006D6AEA"/>
    <w:rsid w:val="006D6C02"/>
    <w:rsid w:val="006D6C6B"/>
    <w:rsid w:val="006D6FEC"/>
    <w:rsid w:val="006D729E"/>
    <w:rsid w:val="006D7B7F"/>
    <w:rsid w:val="006E01FB"/>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794"/>
    <w:rsid w:val="006E78FF"/>
    <w:rsid w:val="006F0440"/>
    <w:rsid w:val="006F1CFE"/>
    <w:rsid w:val="006F1D15"/>
    <w:rsid w:val="006F21DB"/>
    <w:rsid w:val="006F2952"/>
    <w:rsid w:val="006F2CFE"/>
    <w:rsid w:val="006F2E3A"/>
    <w:rsid w:val="006F30FF"/>
    <w:rsid w:val="006F347F"/>
    <w:rsid w:val="006F4471"/>
    <w:rsid w:val="006F48F0"/>
    <w:rsid w:val="006F4C3A"/>
    <w:rsid w:val="006F4F35"/>
    <w:rsid w:val="006F5670"/>
    <w:rsid w:val="006F56E7"/>
    <w:rsid w:val="006F57EF"/>
    <w:rsid w:val="006F5833"/>
    <w:rsid w:val="006F586C"/>
    <w:rsid w:val="006F58AD"/>
    <w:rsid w:val="006F59E0"/>
    <w:rsid w:val="006F613D"/>
    <w:rsid w:val="006F616D"/>
    <w:rsid w:val="006F6449"/>
    <w:rsid w:val="006F6643"/>
    <w:rsid w:val="006F6DDA"/>
    <w:rsid w:val="006F7400"/>
    <w:rsid w:val="006F7609"/>
    <w:rsid w:val="006F77FE"/>
    <w:rsid w:val="006F7D28"/>
    <w:rsid w:val="006F7E9F"/>
    <w:rsid w:val="006F7F1F"/>
    <w:rsid w:val="00700411"/>
    <w:rsid w:val="0070059E"/>
    <w:rsid w:val="007005E9"/>
    <w:rsid w:val="0070076D"/>
    <w:rsid w:val="00700BE2"/>
    <w:rsid w:val="00700F6C"/>
    <w:rsid w:val="0070138C"/>
    <w:rsid w:val="0070173C"/>
    <w:rsid w:val="00701EBA"/>
    <w:rsid w:val="007024A9"/>
    <w:rsid w:val="00702891"/>
    <w:rsid w:val="007028C5"/>
    <w:rsid w:val="00703563"/>
    <w:rsid w:val="00703624"/>
    <w:rsid w:val="00703768"/>
    <w:rsid w:val="0070385C"/>
    <w:rsid w:val="00705D72"/>
    <w:rsid w:val="00705DAF"/>
    <w:rsid w:val="00705F5A"/>
    <w:rsid w:val="00706501"/>
    <w:rsid w:val="00706AC8"/>
    <w:rsid w:val="007070B7"/>
    <w:rsid w:val="0071006B"/>
    <w:rsid w:val="007100BB"/>
    <w:rsid w:val="00710B64"/>
    <w:rsid w:val="007118C4"/>
    <w:rsid w:val="007118FF"/>
    <w:rsid w:val="00711D8D"/>
    <w:rsid w:val="00712072"/>
    <w:rsid w:val="00712338"/>
    <w:rsid w:val="00712381"/>
    <w:rsid w:val="007126E6"/>
    <w:rsid w:val="007129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4D"/>
    <w:rsid w:val="00717EC4"/>
    <w:rsid w:val="007205F8"/>
    <w:rsid w:val="00720B65"/>
    <w:rsid w:val="00720D54"/>
    <w:rsid w:val="00721022"/>
    <w:rsid w:val="0072118E"/>
    <w:rsid w:val="00721DAE"/>
    <w:rsid w:val="00721DEB"/>
    <w:rsid w:val="00721EB4"/>
    <w:rsid w:val="0072215C"/>
    <w:rsid w:val="007222A5"/>
    <w:rsid w:val="00722E0D"/>
    <w:rsid w:val="00722F17"/>
    <w:rsid w:val="007232F9"/>
    <w:rsid w:val="00723469"/>
    <w:rsid w:val="00723696"/>
    <w:rsid w:val="007236DE"/>
    <w:rsid w:val="00723EB9"/>
    <w:rsid w:val="00724621"/>
    <w:rsid w:val="00724628"/>
    <w:rsid w:val="0072476F"/>
    <w:rsid w:val="00724977"/>
    <w:rsid w:val="00724FA6"/>
    <w:rsid w:val="00725412"/>
    <w:rsid w:val="00725B95"/>
    <w:rsid w:val="00725D20"/>
    <w:rsid w:val="00726049"/>
    <w:rsid w:val="0072607C"/>
    <w:rsid w:val="00726404"/>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0721"/>
    <w:rsid w:val="00731C6C"/>
    <w:rsid w:val="0073219E"/>
    <w:rsid w:val="0073236D"/>
    <w:rsid w:val="00732942"/>
    <w:rsid w:val="00732D16"/>
    <w:rsid w:val="00732F8E"/>
    <w:rsid w:val="00733733"/>
    <w:rsid w:val="007345E0"/>
    <w:rsid w:val="00734758"/>
    <w:rsid w:val="00734786"/>
    <w:rsid w:val="00734E32"/>
    <w:rsid w:val="00734F09"/>
    <w:rsid w:val="0073536E"/>
    <w:rsid w:val="00735485"/>
    <w:rsid w:val="007358E6"/>
    <w:rsid w:val="00735B6A"/>
    <w:rsid w:val="00735D27"/>
    <w:rsid w:val="00735E0F"/>
    <w:rsid w:val="00735F12"/>
    <w:rsid w:val="00735FBD"/>
    <w:rsid w:val="00737188"/>
    <w:rsid w:val="007373BD"/>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A9C"/>
    <w:rsid w:val="00746CBF"/>
    <w:rsid w:val="00746E6D"/>
    <w:rsid w:val="00746FD8"/>
    <w:rsid w:val="00747233"/>
    <w:rsid w:val="0074723A"/>
    <w:rsid w:val="00747278"/>
    <w:rsid w:val="00747455"/>
    <w:rsid w:val="007475FA"/>
    <w:rsid w:val="007477D8"/>
    <w:rsid w:val="0074792D"/>
    <w:rsid w:val="00747C83"/>
    <w:rsid w:val="00750AB5"/>
    <w:rsid w:val="00750AD9"/>
    <w:rsid w:val="00750FD2"/>
    <w:rsid w:val="0075121F"/>
    <w:rsid w:val="00751526"/>
    <w:rsid w:val="0075163E"/>
    <w:rsid w:val="0075194B"/>
    <w:rsid w:val="00751BD5"/>
    <w:rsid w:val="00752D77"/>
    <w:rsid w:val="00753035"/>
    <w:rsid w:val="007545B4"/>
    <w:rsid w:val="00754909"/>
    <w:rsid w:val="00754B6D"/>
    <w:rsid w:val="00755161"/>
    <w:rsid w:val="007552E3"/>
    <w:rsid w:val="00755523"/>
    <w:rsid w:val="0075556D"/>
    <w:rsid w:val="0075564E"/>
    <w:rsid w:val="00755674"/>
    <w:rsid w:val="0075584A"/>
    <w:rsid w:val="00755B7D"/>
    <w:rsid w:val="00755B8A"/>
    <w:rsid w:val="00756236"/>
    <w:rsid w:val="007562A7"/>
    <w:rsid w:val="00756AEB"/>
    <w:rsid w:val="00756EBC"/>
    <w:rsid w:val="00756FB9"/>
    <w:rsid w:val="007574F9"/>
    <w:rsid w:val="00757B23"/>
    <w:rsid w:val="00757DE6"/>
    <w:rsid w:val="007607ED"/>
    <w:rsid w:val="00760822"/>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4BC8"/>
    <w:rsid w:val="00765046"/>
    <w:rsid w:val="00765727"/>
    <w:rsid w:val="00765753"/>
    <w:rsid w:val="00765A12"/>
    <w:rsid w:val="00765C8A"/>
    <w:rsid w:val="00766304"/>
    <w:rsid w:val="00766346"/>
    <w:rsid w:val="00766535"/>
    <w:rsid w:val="00766B1B"/>
    <w:rsid w:val="00766C76"/>
    <w:rsid w:val="00767338"/>
    <w:rsid w:val="007673AE"/>
    <w:rsid w:val="007674D0"/>
    <w:rsid w:val="00767537"/>
    <w:rsid w:val="00767924"/>
    <w:rsid w:val="00767DE2"/>
    <w:rsid w:val="0077057E"/>
    <w:rsid w:val="00770C5D"/>
    <w:rsid w:val="007713BC"/>
    <w:rsid w:val="0077143C"/>
    <w:rsid w:val="00772112"/>
    <w:rsid w:val="00772495"/>
    <w:rsid w:val="007725D0"/>
    <w:rsid w:val="00772E7A"/>
    <w:rsid w:val="00772E8C"/>
    <w:rsid w:val="007734F7"/>
    <w:rsid w:val="00773D52"/>
    <w:rsid w:val="00773FB5"/>
    <w:rsid w:val="00774247"/>
    <w:rsid w:val="00774427"/>
    <w:rsid w:val="00774665"/>
    <w:rsid w:val="0077568D"/>
    <w:rsid w:val="00775A97"/>
    <w:rsid w:val="00775BAA"/>
    <w:rsid w:val="00775F6B"/>
    <w:rsid w:val="00776039"/>
    <w:rsid w:val="00776109"/>
    <w:rsid w:val="0077641B"/>
    <w:rsid w:val="00777977"/>
    <w:rsid w:val="00777A3D"/>
    <w:rsid w:val="00777C5B"/>
    <w:rsid w:val="007800DA"/>
    <w:rsid w:val="0078024F"/>
    <w:rsid w:val="00780441"/>
    <w:rsid w:val="0078080B"/>
    <w:rsid w:val="00780A72"/>
    <w:rsid w:val="00780E3A"/>
    <w:rsid w:val="00780EAA"/>
    <w:rsid w:val="007810BE"/>
    <w:rsid w:val="007810F7"/>
    <w:rsid w:val="00781599"/>
    <w:rsid w:val="00781745"/>
    <w:rsid w:val="00781FD3"/>
    <w:rsid w:val="0078204A"/>
    <w:rsid w:val="0078217B"/>
    <w:rsid w:val="0078290E"/>
    <w:rsid w:val="00782A30"/>
    <w:rsid w:val="00782B9B"/>
    <w:rsid w:val="00782E1F"/>
    <w:rsid w:val="0078326E"/>
    <w:rsid w:val="00783DCA"/>
    <w:rsid w:val="00783FA4"/>
    <w:rsid w:val="007845F4"/>
    <w:rsid w:val="00784C1E"/>
    <w:rsid w:val="00784E07"/>
    <w:rsid w:val="00784E90"/>
    <w:rsid w:val="00785106"/>
    <w:rsid w:val="007859CE"/>
    <w:rsid w:val="00785C14"/>
    <w:rsid w:val="007868A4"/>
    <w:rsid w:val="007869B9"/>
    <w:rsid w:val="00787439"/>
    <w:rsid w:val="00787A6E"/>
    <w:rsid w:val="00787B6E"/>
    <w:rsid w:val="00787BCD"/>
    <w:rsid w:val="00790060"/>
    <w:rsid w:val="00790549"/>
    <w:rsid w:val="00790B33"/>
    <w:rsid w:val="00791061"/>
    <w:rsid w:val="007917C3"/>
    <w:rsid w:val="007919F7"/>
    <w:rsid w:val="0079200C"/>
    <w:rsid w:val="007921BF"/>
    <w:rsid w:val="0079238B"/>
    <w:rsid w:val="00792406"/>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A05F8"/>
    <w:rsid w:val="007A0985"/>
    <w:rsid w:val="007A1666"/>
    <w:rsid w:val="007A1AC9"/>
    <w:rsid w:val="007A2B47"/>
    <w:rsid w:val="007A2BB6"/>
    <w:rsid w:val="007A2E75"/>
    <w:rsid w:val="007A31A7"/>
    <w:rsid w:val="007A3506"/>
    <w:rsid w:val="007A3A58"/>
    <w:rsid w:val="007A3B2D"/>
    <w:rsid w:val="007A4173"/>
    <w:rsid w:val="007A4579"/>
    <w:rsid w:val="007A47A2"/>
    <w:rsid w:val="007A5347"/>
    <w:rsid w:val="007A54CA"/>
    <w:rsid w:val="007A5C2C"/>
    <w:rsid w:val="007A6250"/>
    <w:rsid w:val="007A629E"/>
    <w:rsid w:val="007A6961"/>
    <w:rsid w:val="007A69A8"/>
    <w:rsid w:val="007A6A05"/>
    <w:rsid w:val="007A6CDF"/>
    <w:rsid w:val="007A71C5"/>
    <w:rsid w:val="007A7803"/>
    <w:rsid w:val="007B0141"/>
    <w:rsid w:val="007B04D9"/>
    <w:rsid w:val="007B06AC"/>
    <w:rsid w:val="007B1B4A"/>
    <w:rsid w:val="007B1BCE"/>
    <w:rsid w:val="007B1C19"/>
    <w:rsid w:val="007B1C86"/>
    <w:rsid w:val="007B1DA9"/>
    <w:rsid w:val="007B2869"/>
    <w:rsid w:val="007B2944"/>
    <w:rsid w:val="007B2E94"/>
    <w:rsid w:val="007B2FB7"/>
    <w:rsid w:val="007B39F7"/>
    <w:rsid w:val="007B4249"/>
    <w:rsid w:val="007B4412"/>
    <w:rsid w:val="007B442D"/>
    <w:rsid w:val="007B4446"/>
    <w:rsid w:val="007B49C3"/>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0D41"/>
    <w:rsid w:val="007C10F0"/>
    <w:rsid w:val="007C1283"/>
    <w:rsid w:val="007C14F8"/>
    <w:rsid w:val="007C162B"/>
    <w:rsid w:val="007C1D86"/>
    <w:rsid w:val="007C2217"/>
    <w:rsid w:val="007C23C2"/>
    <w:rsid w:val="007C24C8"/>
    <w:rsid w:val="007C2585"/>
    <w:rsid w:val="007C2752"/>
    <w:rsid w:val="007C2806"/>
    <w:rsid w:val="007C2B91"/>
    <w:rsid w:val="007C2E10"/>
    <w:rsid w:val="007C3106"/>
    <w:rsid w:val="007C3134"/>
    <w:rsid w:val="007C31FB"/>
    <w:rsid w:val="007C3536"/>
    <w:rsid w:val="007C443D"/>
    <w:rsid w:val="007C4CDC"/>
    <w:rsid w:val="007C4E0C"/>
    <w:rsid w:val="007C509B"/>
    <w:rsid w:val="007C512A"/>
    <w:rsid w:val="007C51AF"/>
    <w:rsid w:val="007C5263"/>
    <w:rsid w:val="007C5432"/>
    <w:rsid w:val="007C559E"/>
    <w:rsid w:val="007C5699"/>
    <w:rsid w:val="007C5B4A"/>
    <w:rsid w:val="007C5DB1"/>
    <w:rsid w:val="007C6398"/>
    <w:rsid w:val="007C658F"/>
    <w:rsid w:val="007C6F7F"/>
    <w:rsid w:val="007C7028"/>
    <w:rsid w:val="007C722D"/>
    <w:rsid w:val="007C7284"/>
    <w:rsid w:val="007C7E8B"/>
    <w:rsid w:val="007D0236"/>
    <w:rsid w:val="007D0B94"/>
    <w:rsid w:val="007D0FE7"/>
    <w:rsid w:val="007D0FF2"/>
    <w:rsid w:val="007D133F"/>
    <w:rsid w:val="007D19EC"/>
    <w:rsid w:val="007D1BC4"/>
    <w:rsid w:val="007D1F4A"/>
    <w:rsid w:val="007D219D"/>
    <w:rsid w:val="007D222D"/>
    <w:rsid w:val="007D2B2C"/>
    <w:rsid w:val="007D2BE0"/>
    <w:rsid w:val="007D348D"/>
    <w:rsid w:val="007D349E"/>
    <w:rsid w:val="007D360F"/>
    <w:rsid w:val="007D3898"/>
    <w:rsid w:val="007D3E41"/>
    <w:rsid w:val="007D3EA6"/>
    <w:rsid w:val="007D3ECF"/>
    <w:rsid w:val="007D3EF0"/>
    <w:rsid w:val="007D41C0"/>
    <w:rsid w:val="007D49CF"/>
    <w:rsid w:val="007D4C68"/>
    <w:rsid w:val="007D5126"/>
    <w:rsid w:val="007D5C14"/>
    <w:rsid w:val="007D5DD6"/>
    <w:rsid w:val="007D628F"/>
    <w:rsid w:val="007D6358"/>
    <w:rsid w:val="007D64E3"/>
    <w:rsid w:val="007D6675"/>
    <w:rsid w:val="007D67F6"/>
    <w:rsid w:val="007D6C6D"/>
    <w:rsid w:val="007D6F32"/>
    <w:rsid w:val="007D728E"/>
    <w:rsid w:val="007D72FA"/>
    <w:rsid w:val="007D7543"/>
    <w:rsid w:val="007E07E0"/>
    <w:rsid w:val="007E07EC"/>
    <w:rsid w:val="007E0826"/>
    <w:rsid w:val="007E0921"/>
    <w:rsid w:val="007E0A34"/>
    <w:rsid w:val="007E0CE5"/>
    <w:rsid w:val="007E15FD"/>
    <w:rsid w:val="007E1785"/>
    <w:rsid w:val="007E17DE"/>
    <w:rsid w:val="007E1ACE"/>
    <w:rsid w:val="007E1AF7"/>
    <w:rsid w:val="007E1C6E"/>
    <w:rsid w:val="007E1EDC"/>
    <w:rsid w:val="007E2182"/>
    <w:rsid w:val="007E227C"/>
    <w:rsid w:val="007E227F"/>
    <w:rsid w:val="007E294D"/>
    <w:rsid w:val="007E3579"/>
    <w:rsid w:val="007E3B85"/>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B85"/>
    <w:rsid w:val="007F0E8B"/>
    <w:rsid w:val="007F1386"/>
    <w:rsid w:val="007F1485"/>
    <w:rsid w:val="007F178D"/>
    <w:rsid w:val="007F1BA8"/>
    <w:rsid w:val="007F1C95"/>
    <w:rsid w:val="007F1D14"/>
    <w:rsid w:val="007F1E48"/>
    <w:rsid w:val="007F2158"/>
    <w:rsid w:val="007F231C"/>
    <w:rsid w:val="007F2655"/>
    <w:rsid w:val="007F2B18"/>
    <w:rsid w:val="007F31AA"/>
    <w:rsid w:val="007F3254"/>
    <w:rsid w:val="007F34B2"/>
    <w:rsid w:val="007F381D"/>
    <w:rsid w:val="007F390F"/>
    <w:rsid w:val="007F3EE5"/>
    <w:rsid w:val="007F3F2B"/>
    <w:rsid w:val="007F40D1"/>
    <w:rsid w:val="007F4A89"/>
    <w:rsid w:val="007F4E6F"/>
    <w:rsid w:val="007F5130"/>
    <w:rsid w:val="007F5AEE"/>
    <w:rsid w:val="007F5C8E"/>
    <w:rsid w:val="007F5D0D"/>
    <w:rsid w:val="007F6064"/>
    <w:rsid w:val="007F6245"/>
    <w:rsid w:val="007F65FA"/>
    <w:rsid w:val="007F6A2C"/>
    <w:rsid w:val="007F6BEE"/>
    <w:rsid w:val="007F7035"/>
    <w:rsid w:val="007F7333"/>
    <w:rsid w:val="007F755A"/>
    <w:rsid w:val="007F7A42"/>
    <w:rsid w:val="007F7D9E"/>
    <w:rsid w:val="007F7F16"/>
    <w:rsid w:val="008004E5"/>
    <w:rsid w:val="008005CF"/>
    <w:rsid w:val="00800EBC"/>
    <w:rsid w:val="008013D5"/>
    <w:rsid w:val="0080148B"/>
    <w:rsid w:val="00801E0A"/>
    <w:rsid w:val="00801F90"/>
    <w:rsid w:val="00802163"/>
    <w:rsid w:val="008021AA"/>
    <w:rsid w:val="00802A57"/>
    <w:rsid w:val="00802D88"/>
    <w:rsid w:val="008032D7"/>
    <w:rsid w:val="00803809"/>
    <w:rsid w:val="00803D49"/>
    <w:rsid w:val="00803D75"/>
    <w:rsid w:val="00803F44"/>
    <w:rsid w:val="008040A8"/>
    <w:rsid w:val="0080415A"/>
    <w:rsid w:val="0080421A"/>
    <w:rsid w:val="00804729"/>
    <w:rsid w:val="008048C7"/>
    <w:rsid w:val="00804D87"/>
    <w:rsid w:val="00804DB5"/>
    <w:rsid w:val="00805175"/>
    <w:rsid w:val="0080528C"/>
    <w:rsid w:val="00805620"/>
    <w:rsid w:val="008057A5"/>
    <w:rsid w:val="00805A47"/>
    <w:rsid w:val="00805E64"/>
    <w:rsid w:val="00806097"/>
    <w:rsid w:val="0080640A"/>
    <w:rsid w:val="0080659E"/>
    <w:rsid w:val="00806853"/>
    <w:rsid w:val="0080691D"/>
    <w:rsid w:val="00806C43"/>
    <w:rsid w:val="00806D15"/>
    <w:rsid w:val="008071D2"/>
    <w:rsid w:val="00807515"/>
    <w:rsid w:val="008076AE"/>
    <w:rsid w:val="0080793C"/>
    <w:rsid w:val="00810248"/>
    <w:rsid w:val="00810836"/>
    <w:rsid w:val="008108C2"/>
    <w:rsid w:val="00810A60"/>
    <w:rsid w:val="0081123A"/>
    <w:rsid w:val="008114E6"/>
    <w:rsid w:val="00811873"/>
    <w:rsid w:val="00811C18"/>
    <w:rsid w:val="00811DD3"/>
    <w:rsid w:val="00812544"/>
    <w:rsid w:val="00812AB9"/>
    <w:rsid w:val="00813579"/>
    <w:rsid w:val="00813859"/>
    <w:rsid w:val="00813E7D"/>
    <w:rsid w:val="0081457C"/>
    <w:rsid w:val="00814A2B"/>
    <w:rsid w:val="00814DD6"/>
    <w:rsid w:val="00814FB8"/>
    <w:rsid w:val="00814FC5"/>
    <w:rsid w:val="008155D5"/>
    <w:rsid w:val="00815896"/>
    <w:rsid w:val="00816711"/>
    <w:rsid w:val="00816714"/>
    <w:rsid w:val="0081685E"/>
    <w:rsid w:val="00817266"/>
    <w:rsid w:val="0081727B"/>
    <w:rsid w:val="00817F43"/>
    <w:rsid w:val="00820146"/>
    <w:rsid w:val="008206E9"/>
    <w:rsid w:val="00820AF9"/>
    <w:rsid w:val="00820CFA"/>
    <w:rsid w:val="00820F35"/>
    <w:rsid w:val="00821024"/>
    <w:rsid w:val="00821145"/>
    <w:rsid w:val="008212CC"/>
    <w:rsid w:val="008214A9"/>
    <w:rsid w:val="00821647"/>
    <w:rsid w:val="00821A77"/>
    <w:rsid w:val="00821AFC"/>
    <w:rsid w:val="00821BAD"/>
    <w:rsid w:val="00821E14"/>
    <w:rsid w:val="008224D3"/>
    <w:rsid w:val="00822601"/>
    <w:rsid w:val="00822736"/>
    <w:rsid w:val="008227CC"/>
    <w:rsid w:val="0082284F"/>
    <w:rsid w:val="00822C4B"/>
    <w:rsid w:val="00822DAF"/>
    <w:rsid w:val="008234CA"/>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7A0"/>
    <w:rsid w:val="008318EB"/>
    <w:rsid w:val="00831D1A"/>
    <w:rsid w:val="008322FB"/>
    <w:rsid w:val="00832517"/>
    <w:rsid w:val="00832794"/>
    <w:rsid w:val="00832D7A"/>
    <w:rsid w:val="00832FB3"/>
    <w:rsid w:val="00833049"/>
    <w:rsid w:val="00833246"/>
    <w:rsid w:val="008334C3"/>
    <w:rsid w:val="00833782"/>
    <w:rsid w:val="00833D0B"/>
    <w:rsid w:val="00833E6C"/>
    <w:rsid w:val="00834D49"/>
    <w:rsid w:val="008351E7"/>
    <w:rsid w:val="0083537F"/>
    <w:rsid w:val="00835565"/>
    <w:rsid w:val="00835888"/>
    <w:rsid w:val="0083617F"/>
    <w:rsid w:val="00836418"/>
    <w:rsid w:val="0083687F"/>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5032"/>
    <w:rsid w:val="008452CA"/>
    <w:rsid w:val="0084542C"/>
    <w:rsid w:val="00845E59"/>
    <w:rsid w:val="0084600D"/>
    <w:rsid w:val="00846179"/>
    <w:rsid w:val="008468B2"/>
    <w:rsid w:val="00846A32"/>
    <w:rsid w:val="00846AF5"/>
    <w:rsid w:val="00846D9F"/>
    <w:rsid w:val="0084717D"/>
    <w:rsid w:val="008505B2"/>
    <w:rsid w:val="0085092D"/>
    <w:rsid w:val="00851171"/>
    <w:rsid w:val="00851C12"/>
    <w:rsid w:val="00852748"/>
    <w:rsid w:val="00853350"/>
    <w:rsid w:val="00853365"/>
    <w:rsid w:val="008535F7"/>
    <w:rsid w:val="00853610"/>
    <w:rsid w:val="0085369F"/>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B9A"/>
    <w:rsid w:val="00856D78"/>
    <w:rsid w:val="00856D89"/>
    <w:rsid w:val="00857299"/>
    <w:rsid w:val="00857354"/>
    <w:rsid w:val="008576B3"/>
    <w:rsid w:val="00857735"/>
    <w:rsid w:val="00857817"/>
    <w:rsid w:val="008602AB"/>
    <w:rsid w:val="00860C10"/>
    <w:rsid w:val="00860D49"/>
    <w:rsid w:val="0086155E"/>
    <w:rsid w:val="00861B5D"/>
    <w:rsid w:val="00861CBA"/>
    <w:rsid w:val="008622A3"/>
    <w:rsid w:val="008624B5"/>
    <w:rsid w:val="008624E6"/>
    <w:rsid w:val="008626BA"/>
    <w:rsid w:val="0086270E"/>
    <w:rsid w:val="00862B9A"/>
    <w:rsid w:val="00863056"/>
    <w:rsid w:val="008632AD"/>
    <w:rsid w:val="008635C2"/>
    <w:rsid w:val="008636B0"/>
    <w:rsid w:val="008637E2"/>
    <w:rsid w:val="00863B3C"/>
    <w:rsid w:val="00863D27"/>
    <w:rsid w:val="00863F1A"/>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F50"/>
    <w:rsid w:val="00872104"/>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585"/>
    <w:rsid w:val="00876767"/>
    <w:rsid w:val="008768E0"/>
    <w:rsid w:val="008769A8"/>
    <w:rsid w:val="00876D56"/>
    <w:rsid w:val="0087780B"/>
    <w:rsid w:val="00877866"/>
    <w:rsid w:val="00877890"/>
    <w:rsid w:val="00877960"/>
    <w:rsid w:val="00877C80"/>
    <w:rsid w:val="00877F36"/>
    <w:rsid w:val="0088045F"/>
    <w:rsid w:val="00880544"/>
    <w:rsid w:val="00880BBD"/>
    <w:rsid w:val="008813DF"/>
    <w:rsid w:val="00882135"/>
    <w:rsid w:val="008824BA"/>
    <w:rsid w:val="00883019"/>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2C5"/>
    <w:rsid w:val="00887974"/>
    <w:rsid w:val="00887EDD"/>
    <w:rsid w:val="00890046"/>
    <w:rsid w:val="00890143"/>
    <w:rsid w:val="00890426"/>
    <w:rsid w:val="0089051C"/>
    <w:rsid w:val="00890700"/>
    <w:rsid w:val="00891408"/>
    <w:rsid w:val="0089157F"/>
    <w:rsid w:val="008924BA"/>
    <w:rsid w:val="00892743"/>
    <w:rsid w:val="0089283F"/>
    <w:rsid w:val="00892990"/>
    <w:rsid w:val="00892F54"/>
    <w:rsid w:val="00893BFD"/>
    <w:rsid w:val="00894066"/>
    <w:rsid w:val="00894853"/>
    <w:rsid w:val="00894B2F"/>
    <w:rsid w:val="00894C14"/>
    <w:rsid w:val="00894D66"/>
    <w:rsid w:val="00895782"/>
    <w:rsid w:val="0089590B"/>
    <w:rsid w:val="00896252"/>
    <w:rsid w:val="0089633C"/>
    <w:rsid w:val="008964C3"/>
    <w:rsid w:val="008964E7"/>
    <w:rsid w:val="008964F2"/>
    <w:rsid w:val="008965CB"/>
    <w:rsid w:val="0089669A"/>
    <w:rsid w:val="00896838"/>
    <w:rsid w:val="00896AB9"/>
    <w:rsid w:val="00896FB9"/>
    <w:rsid w:val="0089764D"/>
    <w:rsid w:val="00897C7F"/>
    <w:rsid w:val="00897D72"/>
    <w:rsid w:val="00897E02"/>
    <w:rsid w:val="008A075D"/>
    <w:rsid w:val="008A1055"/>
    <w:rsid w:val="008A1433"/>
    <w:rsid w:val="008A18E7"/>
    <w:rsid w:val="008A1A5C"/>
    <w:rsid w:val="008A1B30"/>
    <w:rsid w:val="008A1BC9"/>
    <w:rsid w:val="008A1D4C"/>
    <w:rsid w:val="008A1FAB"/>
    <w:rsid w:val="008A206F"/>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66BA"/>
    <w:rsid w:val="008A749A"/>
    <w:rsid w:val="008A764D"/>
    <w:rsid w:val="008A7976"/>
    <w:rsid w:val="008A79FB"/>
    <w:rsid w:val="008A7D17"/>
    <w:rsid w:val="008B0061"/>
    <w:rsid w:val="008B040E"/>
    <w:rsid w:val="008B0607"/>
    <w:rsid w:val="008B07D9"/>
    <w:rsid w:val="008B0B4C"/>
    <w:rsid w:val="008B0CF9"/>
    <w:rsid w:val="008B1241"/>
    <w:rsid w:val="008B132F"/>
    <w:rsid w:val="008B17CB"/>
    <w:rsid w:val="008B1908"/>
    <w:rsid w:val="008B1C47"/>
    <w:rsid w:val="008B24DA"/>
    <w:rsid w:val="008B2979"/>
    <w:rsid w:val="008B39BA"/>
    <w:rsid w:val="008B3B0C"/>
    <w:rsid w:val="008B3C3E"/>
    <w:rsid w:val="008B4004"/>
    <w:rsid w:val="008B469B"/>
    <w:rsid w:val="008B4898"/>
    <w:rsid w:val="008B52E0"/>
    <w:rsid w:val="008B593C"/>
    <w:rsid w:val="008B5BEB"/>
    <w:rsid w:val="008B5FA0"/>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F60"/>
    <w:rsid w:val="008C24D6"/>
    <w:rsid w:val="008C27AF"/>
    <w:rsid w:val="008C28E1"/>
    <w:rsid w:val="008C3034"/>
    <w:rsid w:val="008C3103"/>
    <w:rsid w:val="008C33AB"/>
    <w:rsid w:val="008C33D9"/>
    <w:rsid w:val="008C34F2"/>
    <w:rsid w:val="008C365C"/>
    <w:rsid w:val="008C382A"/>
    <w:rsid w:val="008C3CEB"/>
    <w:rsid w:val="008C3E8F"/>
    <w:rsid w:val="008C43A1"/>
    <w:rsid w:val="008C48F6"/>
    <w:rsid w:val="008C4DFD"/>
    <w:rsid w:val="008C5534"/>
    <w:rsid w:val="008C5C1D"/>
    <w:rsid w:val="008C5E9D"/>
    <w:rsid w:val="008C630A"/>
    <w:rsid w:val="008C6315"/>
    <w:rsid w:val="008C632E"/>
    <w:rsid w:val="008C6AC5"/>
    <w:rsid w:val="008C6FC3"/>
    <w:rsid w:val="008C72CF"/>
    <w:rsid w:val="008C7814"/>
    <w:rsid w:val="008C7A77"/>
    <w:rsid w:val="008C7DC8"/>
    <w:rsid w:val="008D01B7"/>
    <w:rsid w:val="008D0637"/>
    <w:rsid w:val="008D06B3"/>
    <w:rsid w:val="008D15EB"/>
    <w:rsid w:val="008D1702"/>
    <w:rsid w:val="008D2C8F"/>
    <w:rsid w:val="008D3544"/>
    <w:rsid w:val="008D39BA"/>
    <w:rsid w:val="008D3BDF"/>
    <w:rsid w:val="008D43C2"/>
    <w:rsid w:val="008D4425"/>
    <w:rsid w:val="008D4B75"/>
    <w:rsid w:val="008D4D4F"/>
    <w:rsid w:val="008D582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226"/>
    <w:rsid w:val="008E16E7"/>
    <w:rsid w:val="008E1A6E"/>
    <w:rsid w:val="008E1D67"/>
    <w:rsid w:val="008E1E18"/>
    <w:rsid w:val="008E225A"/>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A93"/>
    <w:rsid w:val="008E5D7D"/>
    <w:rsid w:val="008E6038"/>
    <w:rsid w:val="008E6373"/>
    <w:rsid w:val="008E6BC8"/>
    <w:rsid w:val="008E6D07"/>
    <w:rsid w:val="008E7495"/>
    <w:rsid w:val="008E7549"/>
    <w:rsid w:val="008E7BFA"/>
    <w:rsid w:val="008E7C1F"/>
    <w:rsid w:val="008E7E29"/>
    <w:rsid w:val="008E7EFA"/>
    <w:rsid w:val="008F0770"/>
    <w:rsid w:val="008F0AF6"/>
    <w:rsid w:val="008F0C81"/>
    <w:rsid w:val="008F167D"/>
    <w:rsid w:val="008F17B4"/>
    <w:rsid w:val="008F1B92"/>
    <w:rsid w:val="008F2098"/>
    <w:rsid w:val="008F21B5"/>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2A7"/>
    <w:rsid w:val="008F66D2"/>
    <w:rsid w:val="008F7244"/>
    <w:rsid w:val="008F725B"/>
    <w:rsid w:val="008F74A6"/>
    <w:rsid w:val="008F784A"/>
    <w:rsid w:val="008F7BA0"/>
    <w:rsid w:val="00900138"/>
    <w:rsid w:val="00900983"/>
    <w:rsid w:val="00900AB4"/>
    <w:rsid w:val="00900D08"/>
    <w:rsid w:val="0090127F"/>
    <w:rsid w:val="0090171E"/>
    <w:rsid w:val="00902650"/>
    <w:rsid w:val="009026A0"/>
    <w:rsid w:val="00902D47"/>
    <w:rsid w:val="00902DB7"/>
    <w:rsid w:val="00903394"/>
    <w:rsid w:val="00903C0C"/>
    <w:rsid w:val="00903D07"/>
    <w:rsid w:val="00903E7A"/>
    <w:rsid w:val="009045A3"/>
    <w:rsid w:val="009047A0"/>
    <w:rsid w:val="00904866"/>
    <w:rsid w:val="00904AD3"/>
    <w:rsid w:val="00904B31"/>
    <w:rsid w:val="00904C82"/>
    <w:rsid w:val="00904FA8"/>
    <w:rsid w:val="009058A6"/>
    <w:rsid w:val="00905C4B"/>
    <w:rsid w:val="0090622B"/>
    <w:rsid w:val="00906552"/>
    <w:rsid w:val="0090665A"/>
    <w:rsid w:val="009066A9"/>
    <w:rsid w:val="00906A12"/>
    <w:rsid w:val="00906EAA"/>
    <w:rsid w:val="009075C3"/>
    <w:rsid w:val="00907630"/>
    <w:rsid w:val="0091033E"/>
    <w:rsid w:val="00910830"/>
    <w:rsid w:val="00910C29"/>
    <w:rsid w:val="00910F96"/>
    <w:rsid w:val="0091175C"/>
    <w:rsid w:val="00911D10"/>
    <w:rsid w:val="0091244D"/>
    <w:rsid w:val="009124F4"/>
    <w:rsid w:val="00912729"/>
    <w:rsid w:val="009130FA"/>
    <w:rsid w:val="0091359F"/>
    <w:rsid w:val="009136D7"/>
    <w:rsid w:val="009139E5"/>
    <w:rsid w:val="00913D6B"/>
    <w:rsid w:val="00914153"/>
    <w:rsid w:val="00914409"/>
    <w:rsid w:val="00914970"/>
    <w:rsid w:val="00914B1E"/>
    <w:rsid w:val="0091519A"/>
    <w:rsid w:val="00915452"/>
    <w:rsid w:val="009154F1"/>
    <w:rsid w:val="009157DA"/>
    <w:rsid w:val="009157F0"/>
    <w:rsid w:val="00915A0C"/>
    <w:rsid w:val="00915C43"/>
    <w:rsid w:val="00915D81"/>
    <w:rsid w:val="00915DBB"/>
    <w:rsid w:val="00916728"/>
    <w:rsid w:val="00916AE9"/>
    <w:rsid w:val="00916EE9"/>
    <w:rsid w:val="009206CA"/>
    <w:rsid w:val="00920D13"/>
    <w:rsid w:val="00920F68"/>
    <w:rsid w:val="0092130C"/>
    <w:rsid w:val="00921A88"/>
    <w:rsid w:val="00921C2F"/>
    <w:rsid w:val="009221D1"/>
    <w:rsid w:val="00922512"/>
    <w:rsid w:val="00922CB1"/>
    <w:rsid w:val="00922FF7"/>
    <w:rsid w:val="0092307E"/>
    <w:rsid w:val="0092314A"/>
    <w:rsid w:val="00923F06"/>
    <w:rsid w:val="00923F4E"/>
    <w:rsid w:val="00924036"/>
    <w:rsid w:val="009247DA"/>
    <w:rsid w:val="00924D19"/>
    <w:rsid w:val="00925AE5"/>
    <w:rsid w:val="00925B18"/>
    <w:rsid w:val="0092684D"/>
    <w:rsid w:val="00926D12"/>
    <w:rsid w:val="00927395"/>
    <w:rsid w:val="00927D9F"/>
    <w:rsid w:val="00930458"/>
    <w:rsid w:val="00930B23"/>
    <w:rsid w:val="00930C02"/>
    <w:rsid w:val="00930C8B"/>
    <w:rsid w:val="00930EC3"/>
    <w:rsid w:val="00931A6F"/>
    <w:rsid w:val="00931C88"/>
    <w:rsid w:val="00932292"/>
    <w:rsid w:val="009323D5"/>
    <w:rsid w:val="009324AC"/>
    <w:rsid w:val="0093286F"/>
    <w:rsid w:val="00932A3E"/>
    <w:rsid w:val="00932E4D"/>
    <w:rsid w:val="00932FDF"/>
    <w:rsid w:val="009330E6"/>
    <w:rsid w:val="009335B7"/>
    <w:rsid w:val="00933B29"/>
    <w:rsid w:val="00933B2E"/>
    <w:rsid w:val="00934501"/>
    <w:rsid w:val="0093521A"/>
    <w:rsid w:val="00935B89"/>
    <w:rsid w:val="00935F48"/>
    <w:rsid w:val="0093631A"/>
    <w:rsid w:val="00936BC2"/>
    <w:rsid w:val="00937452"/>
    <w:rsid w:val="0094011E"/>
    <w:rsid w:val="00940659"/>
    <w:rsid w:val="00940924"/>
    <w:rsid w:val="0094113E"/>
    <w:rsid w:val="009413F3"/>
    <w:rsid w:val="0094182F"/>
    <w:rsid w:val="009424FE"/>
    <w:rsid w:val="00942985"/>
    <w:rsid w:val="009430A9"/>
    <w:rsid w:val="009435FF"/>
    <w:rsid w:val="00943CF8"/>
    <w:rsid w:val="00943DCF"/>
    <w:rsid w:val="00943E30"/>
    <w:rsid w:val="00944132"/>
    <w:rsid w:val="009441B9"/>
    <w:rsid w:val="009441F1"/>
    <w:rsid w:val="00944753"/>
    <w:rsid w:val="00945572"/>
    <w:rsid w:val="0094558B"/>
    <w:rsid w:val="0094577A"/>
    <w:rsid w:val="00945C33"/>
    <w:rsid w:val="00945EFB"/>
    <w:rsid w:val="00946120"/>
    <w:rsid w:val="0094632E"/>
    <w:rsid w:val="009464BF"/>
    <w:rsid w:val="00946554"/>
    <w:rsid w:val="009467AA"/>
    <w:rsid w:val="00946D69"/>
    <w:rsid w:val="0094721C"/>
    <w:rsid w:val="009476F1"/>
    <w:rsid w:val="00950D67"/>
    <w:rsid w:val="00950DDC"/>
    <w:rsid w:val="00950F04"/>
    <w:rsid w:val="0095109C"/>
    <w:rsid w:val="009513F8"/>
    <w:rsid w:val="009514F9"/>
    <w:rsid w:val="009518EF"/>
    <w:rsid w:val="00952544"/>
    <w:rsid w:val="00952549"/>
    <w:rsid w:val="009526E0"/>
    <w:rsid w:val="00952A02"/>
    <w:rsid w:val="0095369A"/>
    <w:rsid w:val="009536A2"/>
    <w:rsid w:val="00953FAD"/>
    <w:rsid w:val="009540B2"/>
    <w:rsid w:val="009541D5"/>
    <w:rsid w:val="00954A98"/>
    <w:rsid w:val="00954ADD"/>
    <w:rsid w:val="00954B2D"/>
    <w:rsid w:val="0095502C"/>
    <w:rsid w:val="009555A2"/>
    <w:rsid w:val="009555E6"/>
    <w:rsid w:val="0095602E"/>
    <w:rsid w:val="009564F0"/>
    <w:rsid w:val="00956575"/>
    <w:rsid w:val="009565A5"/>
    <w:rsid w:val="00957812"/>
    <w:rsid w:val="00957FC0"/>
    <w:rsid w:val="0096002A"/>
    <w:rsid w:val="00960C49"/>
    <w:rsid w:val="00961C86"/>
    <w:rsid w:val="00961F89"/>
    <w:rsid w:val="00962562"/>
    <w:rsid w:val="0096260D"/>
    <w:rsid w:val="00962671"/>
    <w:rsid w:val="00962879"/>
    <w:rsid w:val="00962BBF"/>
    <w:rsid w:val="00963164"/>
    <w:rsid w:val="00963385"/>
    <w:rsid w:val="009638ED"/>
    <w:rsid w:val="00963BF6"/>
    <w:rsid w:val="009645E6"/>
    <w:rsid w:val="00964A98"/>
    <w:rsid w:val="0096538E"/>
    <w:rsid w:val="009654BC"/>
    <w:rsid w:val="009658BC"/>
    <w:rsid w:val="009658C2"/>
    <w:rsid w:val="00965B07"/>
    <w:rsid w:val="0096656E"/>
    <w:rsid w:val="0096664B"/>
    <w:rsid w:val="00966A8B"/>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C22"/>
    <w:rsid w:val="00976C85"/>
    <w:rsid w:val="00976DFA"/>
    <w:rsid w:val="00977307"/>
    <w:rsid w:val="00977635"/>
    <w:rsid w:val="009779A1"/>
    <w:rsid w:val="00977E41"/>
    <w:rsid w:val="00977E5A"/>
    <w:rsid w:val="00977E8F"/>
    <w:rsid w:val="00980067"/>
    <w:rsid w:val="00981114"/>
    <w:rsid w:val="009812C0"/>
    <w:rsid w:val="009812DE"/>
    <w:rsid w:val="00981858"/>
    <w:rsid w:val="00982066"/>
    <w:rsid w:val="0098218C"/>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7C"/>
    <w:rsid w:val="009900D1"/>
    <w:rsid w:val="00990508"/>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509"/>
    <w:rsid w:val="009A3E46"/>
    <w:rsid w:val="009A421F"/>
    <w:rsid w:val="009A482A"/>
    <w:rsid w:val="009A4BD2"/>
    <w:rsid w:val="009A4D52"/>
    <w:rsid w:val="009A5F15"/>
    <w:rsid w:val="009A6293"/>
    <w:rsid w:val="009A63E4"/>
    <w:rsid w:val="009A6B80"/>
    <w:rsid w:val="009A745E"/>
    <w:rsid w:val="009A7A8E"/>
    <w:rsid w:val="009B064B"/>
    <w:rsid w:val="009B0AD2"/>
    <w:rsid w:val="009B15BE"/>
    <w:rsid w:val="009B1AD8"/>
    <w:rsid w:val="009B24E0"/>
    <w:rsid w:val="009B28EB"/>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1411"/>
    <w:rsid w:val="009C1795"/>
    <w:rsid w:val="009C1939"/>
    <w:rsid w:val="009C20B3"/>
    <w:rsid w:val="009C2204"/>
    <w:rsid w:val="009C22D3"/>
    <w:rsid w:val="009C24E4"/>
    <w:rsid w:val="009C276C"/>
    <w:rsid w:val="009C29BB"/>
    <w:rsid w:val="009C31D2"/>
    <w:rsid w:val="009C31F1"/>
    <w:rsid w:val="009C3469"/>
    <w:rsid w:val="009C34EC"/>
    <w:rsid w:val="009C35E7"/>
    <w:rsid w:val="009C39BF"/>
    <w:rsid w:val="009C3A1D"/>
    <w:rsid w:val="009C3FB1"/>
    <w:rsid w:val="009C4085"/>
    <w:rsid w:val="009C413E"/>
    <w:rsid w:val="009C4506"/>
    <w:rsid w:val="009C4746"/>
    <w:rsid w:val="009C4962"/>
    <w:rsid w:val="009C4B21"/>
    <w:rsid w:val="009C54CA"/>
    <w:rsid w:val="009C59AE"/>
    <w:rsid w:val="009C5A24"/>
    <w:rsid w:val="009C5AB0"/>
    <w:rsid w:val="009C5D7C"/>
    <w:rsid w:val="009C5E38"/>
    <w:rsid w:val="009C6D72"/>
    <w:rsid w:val="009C727D"/>
    <w:rsid w:val="009C7552"/>
    <w:rsid w:val="009C78F8"/>
    <w:rsid w:val="009C79BB"/>
    <w:rsid w:val="009D07C9"/>
    <w:rsid w:val="009D0C85"/>
    <w:rsid w:val="009D0FDA"/>
    <w:rsid w:val="009D111E"/>
    <w:rsid w:val="009D19A7"/>
    <w:rsid w:val="009D1AA0"/>
    <w:rsid w:val="009D1D71"/>
    <w:rsid w:val="009D2026"/>
    <w:rsid w:val="009D282C"/>
    <w:rsid w:val="009D287B"/>
    <w:rsid w:val="009D2CD2"/>
    <w:rsid w:val="009D2DDF"/>
    <w:rsid w:val="009D301A"/>
    <w:rsid w:val="009D3065"/>
    <w:rsid w:val="009D3793"/>
    <w:rsid w:val="009D387D"/>
    <w:rsid w:val="009D3CFB"/>
    <w:rsid w:val="009D423C"/>
    <w:rsid w:val="009D448F"/>
    <w:rsid w:val="009D450D"/>
    <w:rsid w:val="009D47FE"/>
    <w:rsid w:val="009D4B18"/>
    <w:rsid w:val="009D4B92"/>
    <w:rsid w:val="009D4C2C"/>
    <w:rsid w:val="009D5558"/>
    <w:rsid w:val="009D5A34"/>
    <w:rsid w:val="009D6056"/>
    <w:rsid w:val="009D6140"/>
    <w:rsid w:val="009D6163"/>
    <w:rsid w:val="009D63DE"/>
    <w:rsid w:val="009D6410"/>
    <w:rsid w:val="009D6EF3"/>
    <w:rsid w:val="009D71FD"/>
    <w:rsid w:val="009D75FC"/>
    <w:rsid w:val="009D7D77"/>
    <w:rsid w:val="009D7E89"/>
    <w:rsid w:val="009D7FFB"/>
    <w:rsid w:val="009E03C7"/>
    <w:rsid w:val="009E0B00"/>
    <w:rsid w:val="009E1629"/>
    <w:rsid w:val="009E1D2E"/>
    <w:rsid w:val="009E1EFB"/>
    <w:rsid w:val="009E1FF1"/>
    <w:rsid w:val="009E24BD"/>
    <w:rsid w:val="009E273E"/>
    <w:rsid w:val="009E2904"/>
    <w:rsid w:val="009E3556"/>
    <w:rsid w:val="009E35F5"/>
    <w:rsid w:val="009E3610"/>
    <w:rsid w:val="009E3DF1"/>
    <w:rsid w:val="009E45D9"/>
    <w:rsid w:val="009E4A3C"/>
    <w:rsid w:val="009E4BC6"/>
    <w:rsid w:val="009E4EB1"/>
    <w:rsid w:val="009E5391"/>
    <w:rsid w:val="009E5482"/>
    <w:rsid w:val="009E54C7"/>
    <w:rsid w:val="009E567D"/>
    <w:rsid w:val="009E5B6B"/>
    <w:rsid w:val="009E5D87"/>
    <w:rsid w:val="009E6287"/>
    <w:rsid w:val="009E6357"/>
    <w:rsid w:val="009E6768"/>
    <w:rsid w:val="009E73ED"/>
    <w:rsid w:val="009F05DB"/>
    <w:rsid w:val="009F0961"/>
    <w:rsid w:val="009F13BD"/>
    <w:rsid w:val="009F13C0"/>
    <w:rsid w:val="009F146D"/>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718"/>
    <w:rsid w:val="009F4DDF"/>
    <w:rsid w:val="009F4E80"/>
    <w:rsid w:val="009F4F4F"/>
    <w:rsid w:val="009F4F9F"/>
    <w:rsid w:val="009F5318"/>
    <w:rsid w:val="009F5598"/>
    <w:rsid w:val="009F574C"/>
    <w:rsid w:val="009F5D8B"/>
    <w:rsid w:val="009F634F"/>
    <w:rsid w:val="009F691F"/>
    <w:rsid w:val="009F6924"/>
    <w:rsid w:val="009F69E6"/>
    <w:rsid w:val="009F6C4D"/>
    <w:rsid w:val="009F71A1"/>
    <w:rsid w:val="009F778B"/>
    <w:rsid w:val="009F7A8D"/>
    <w:rsid w:val="009F7B2D"/>
    <w:rsid w:val="00A0006B"/>
    <w:rsid w:val="00A00C4D"/>
    <w:rsid w:val="00A00DDC"/>
    <w:rsid w:val="00A00DFF"/>
    <w:rsid w:val="00A0194F"/>
    <w:rsid w:val="00A0219E"/>
    <w:rsid w:val="00A02621"/>
    <w:rsid w:val="00A02680"/>
    <w:rsid w:val="00A02B7D"/>
    <w:rsid w:val="00A031B8"/>
    <w:rsid w:val="00A0372D"/>
    <w:rsid w:val="00A0383E"/>
    <w:rsid w:val="00A03C63"/>
    <w:rsid w:val="00A03CC2"/>
    <w:rsid w:val="00A042D9"/>
    <w:rsid w:val="00A044AC"/>
    <w:rsid w:val="00A04622"/>
    <w:rsid w:val="00A04686"/>
    <w:rsid w:val="00A04FEB"/>
    <w:rsid w:val="00A051E7"/>
    <w:rsid w:val="00A0571B"/>
    <w:rsid w:val="00A060CF"/>
    <w:rsid w:val="00A0618A"/>
    <w:rsid w:val="00A06ABB"/>
    <w:rsid w:val="00A06B68"/>
    <w:rsid w:val="00A06F2B"/>
    <w:rsid w:val="00A0706B"/>
    <w:rsid w:val="00A0712D"/>
    <w:rsid w:val="00A075E6"/>
    <w:rsid w:val="00A07905"/>
    <w:rsid w:val="00A07B2A"/>
    <w:rsid w:val="00A07C58"/>
    <w:rsid w:val="00A07C5D"/>
    <w:rsid w:val="00A1062C"/>
    <w:rsid w:val="00A10791"/>
    <w:rsid w:val="00A10921"/>
    <w:rsid w:val="00A10964"/>
    <w:rsid w:val="00A10CC8"/>
    <w:rsid w:val="00A10DD5"/>
    <w:rsid w:val="00A10E29"/>
    <w:rsid w:val="00A1124D"/>
    <w:rsid w:val="00A11659"/>
    <w:rsid w:val="00A11996"/>
    <w:rsid w:val="00A1232D"/>
    <w:rsid w:val="00A123ED"/>
    <w:rsid w:val="00A1253A"/>
    <w:rsid w:val="00A12B11"/>
    <w:rsid w:val="00A12C2C"/>
    <w:rsid w:val="00A12C82"/>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7DD4"/>
    <w:rsid w:val="00A2015E"/>
    <w:rsid w:val="00A20C87"/>
    <w:rsid w:val="00A20F1B"/>
    <w:rsid w:val="00A211B9"/>
    <w:rsid w:val="00A213F8"/>
    <w:rsid w:val="00A21889"/>
    <w:rsid w:val="00A21FE1"/>
    <w:rsid w:val="00A224F0"/>
    <w:rsid w:val="00A22713"/>
    <w:rsid w:val="00A22E76"/>
    <w:rsid w:val="00A2327B"/>
    <w:rsid w:val="00A238BF"/>
    <w:rsid w:val="00A23A20"/>
    <w:rsid w:val="00A23ABB"/>
    <w:rsid w:val="00A23B3B"/>
    <w:rsid w:val="00A2422F"/>
    <w:rsid w:val="00A243EC"/>
    <w:rsid w:val="00A2468D"/>
    <w:rsid w:val="00A249AD"/>
    <w:rsid w:val="00A25061"/>
    <w:rsid w:val="00A25434"/>
    <w:rsid w:val="00A258F1"/>
    <w:rsid w:val="00A25953"/>
    <w:rsid w:val="00A2596F"/>
    <w:rsid w:val="00A25A92"/>
    <w:rsid w:val="00A25B46"/>
    <w:rsid w:val="00A25B65"/>
    <w:rsid w:val="00A25D8F"/>
    <w:rsid w:val="00A25E19"/>
    <w:rsid w:val="00A2614A"/>
    <w:rsid w:val="00A265E3"/>
    <w:rsid w:val="00A266CA"/>
    <w:rsid w:val="00A26F53"/>
    <w:rsid w:val="00A27651"/>
    <w:rsid w:val="00A27889"/>
    <w:rsid w:val="00A27DD5"/>
    <w:rsid w:val="00A27E16"/>
    <w:rsid w:val="00A304DF"/>
    <w:rsid w:val="00A30628"/>
    <w:rsid w:val="00A30FAF"/>
    <w:rsid w:val="00A31C25"/>
    <w:rsid w:val="00A32C42"/>
    <w:rsid w:val="00A34477"/>
    <w:rsid w:val="00A347EE"/>
    <w:rsid w:val="00A3487D"/>
    <w:rsid w:val="00A35CBF"/>
    <w:rsid w:val="00A35D25"/>
    <w:rsid w:val="00A35EE8"/>
    <w:rsid w:val="00A3657D"/>
    <w:rsid w:val="00A36E39"/>
    <w:rsid w:val="00A36E77"/>
    <w:rsid w:val="00A377B2"/>
    <w:rsid w:val="00A377B3"/>
    <w:rsid w:val="00A37A35"/>
    <w:rsid w:val="00A41128"/>
    <w:rsid w:val="00A41207"/>
    <w:rsid w:val="00A413BE"/>
    <w:rsid w:val="00A41533"/>
    <w:rsid w:val="00A4173D"/>
    <w:rsid w:val="00A41900"/>
    <w:rsid w:val="00A419E0"/>
    <w:rsid w:val="00A41B53"/>
    <w:rsid w:val="00A430A5"/>
    <w:rsid w:val="00A43129"/>
    <w:rsid w:val="00A4323B"/>
    <w:rsid w:val="00A43B24"/>
    <w:rsid w:val="00A440B8"/>
    <w:rsid w:val="00A44321"/>
    <w:rsid w:val="00A44792"/>
    <w:rsid w:val="00A448AD"/>
    <w:rsid w:val="00A44B24"/>
    <w:rsid w:val="00A45DEC"/>
    <w:rsid w:val="00A45E86"/>
    <w:rsid w:val="00A4678E"/>
    <w:rsid w:val="00A46C1D"/>
    <w:rsid w:val="00A46DCE"/>
    <w:rsid w:val="00A4714A"/>
    <w:rsid w:val="00A4741B"/>
    <w:rsid w:val="00A47677"/>
    <w:rsid w:val="00A47F03"/>
    <w:rsid w:val="00A50A40"/>
    <w:rsid w:val="00A50AD0"/>
    <w:rsid w:val="00A51306"/>
    <w:rsid w:val="00A51536"/>
    <w:rsid w:val="00A51765"/>
    <w:rsid w:val="00A519D9"/>
    <w:rsid w:val="00A51E0B"/>
    <w:rsid w:val="00A53854"/>
    <w:rsid w:val="00A54227"/>
    <w:rsid w:val="00A5424C"/>
    <w:rsid w:val="00A54396"/>
    <w:rsid w:val="00A54C75"/>
    <w:rsid w:val="00A54CE7"/>
    <w:rsid w:val="00A551CD"/>
    <w:rsid w:val="00A55440"/>
    <w:rsid w:val="00A5562C"/>
    <w:rsid w:val="00A55737"/>
    <w:rsid w:val="00A55B6C"/>
    <w:rsid w:val="00A55E4F"/>
    <w:rsid w:val="00A56106"/>
    <w:rsid w:val="00A5611B"/>
    <w:rsid w:val="00A56A56"/>
    <w:rsid w:val="00A56F1D"/>
    <w:rsid w:val="00A571C8"/>
    <w:rsid w:val="00A57B35"/>
    <w:rsid w:val="00A57C8F"/>
    <w:rsid w:val="00A60CCD"/>
    <w:rsid w:val="00A6152C"/>
    <w:rsid w:val="00A61A96"/>
    <w:rsid w:val="00A62219"/>
    <w:rsid w:val="00A6223A"/>
    <w:rsid w:val="00A62C7F"/>
    <w:rsid w:val="00A62EED"/>
    <w:rsid w:val="00A632C9"/>
    <w:rsid w:val="00A63304"/>
    <w:rsid w:val="00A6343D"/>
    <w:rsid w:val="00A63792"/>
    <w:rsid w:val="00A63CD6"/>
    <w:rsid w:val="00A63EEF"/>
    <w:rsid w:val="00A65344"/>
    <w:rsid w:val="00A65566"/>
    <w:rsid w:val="00A65928"/>
    <w:rsid w:val="00A65E60"/>
    <w:rsid w:val="00A65EC1"/>
    <w:rsid w:val="00A6685C"/>
    <w:rsid w:val="00A679F0"/>
    <w:rsid w:val="00A708A7"/>
    <w:rsid w:val="00A70B6F"/>
    <w:rsid w:val="00A714AB"/>
    <w:rsid w:val="00A71698"/>
    <w:rsid w:val="00A716F5"/>
    <w:rsid w:val="00A7195D"/>
    <w:rsid w:val="00A719D5"/>
    <w:rsid w:val="00A71F91"/>
    <w:rsid w:val="00A72282"/>
    <w:rsid w:val="00A72833"/>
    <w:rsid w:val="00A729E9"/>
    <w:rsid w:val="00A72B45"/>
    <w:rsid w:val="00A72BD7"/>
    <w:rsid w:val="00A7339E"/>
    <w:rsid w:val="00A733B1"/>
    <w:rsid w:val="00A7385E"/>
    <w:rsid w:val="00A7411D"/>
    <w:rsid w:val="00A744D2"/>
    <w:rsid w:val="00A745DB"/>
    <w:rsid w:val="00A746CC"/>
    <w:rsid w:val="00A747BA"/>
    <w:rsid w:val="00A74AFB"/>
    <w:rsid w:val="00A7559C"/>
    <w:rsid w:val="00A76257"/>
    <w:rsid w:val="00A763CB"/>
    <w:rsid w:val="00A76A82"/>
    <w:rsid w:val="00A76AD0"/>
    <w:rsid w:val="00A770C5"/>
    <w:rsid w:val="00A77264"/>
    <w:rsid w:val="00A774E2"/>
    <w:rsid w:val="00A777AE"/>
    <w:rsid w:val="00A7781B"/>
    <w:rsid w:val="00A77BB8"/>
    <w:rsid w:val="00A77C88"/>
    <w:rsid w:val="00A77E0A"/>
    <w:rsid w:val="00A80586"/>
    <w:rsid w:val="00A807C3"/>
    <w:rsid w:val="00A80808"/>
    <w:rsid w:val="00A80F0C"/>
    <w:rsid w:val="00A814F5"/>
    <w:rsid w:val="00A81A7F"/>
    <w:rsid w:val="00A81AF2"/>
    <w:rsid w:val="00A81EDE"/>
    <w:rsid w:val="00A820E7"/>
    <w:rsid w:val="00A82C87"/>
    <w:rsid w:val="00A82D60"/>
    <w:rsid w:val="00A83691"/>
    <w:rsid w:val="00A8384D"/>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1E4"/>
    <w:rsid w:val="00A87385"/>
    <w:rsid w:val="00A87736"/>
    <w:rsid w:val="00A87C12"/>
    <w:rsid w:val="00A87E89"/>
    <w:rsid w:val="00A87FBD"/>
    <w:rsid w:val="00A90562"/>
    <w:rsid w:val="00A90C5D"/>
    <w:rsid w:val="00A912B8"/>
    <w:rsid w:val="00A922CC"/>
    <w:rsid w:val="00A9273D"/>
    <w:rsid w:val="00A936D0"/>
    <w:rsid w:val="00A937CE"/>
    <w:rsid w:val="00A93936"/>
    <w:rsid w:val="00A93B2C"/>
    <w:rsid w:val="00A94AC6"/>
    <w:rsid w:val="00A94BAF"/>
    <w:rsid w:val="00A94C42"/>
    <w:rsid w:val="00A9578D"/>
    <w:rsid w:val="00A95CE9"/>
    <w:rsid w:val="00A9603D"/>
    <w:rsid w:val="00A963B5"/>
    <w:rsid w:val="00A9695D"/>
    <w:rsid w:val="00A97183"/>
    <w:rsid w:val="00A976B9"/>
    <w:rsid w:val="00A9791F"/>
    <w:rsid w:val="00AA010D"/>
    <w:rsid w:val="00AA0601"/>
    <w:rsid w:val="00AA09B9"/>
    <w:rsid w:val="00AA14ED"/>
    <w:rsid w:val="00AA1652"/>
    <w:rsid w:val="00AA25B2"/>
    <w:rsid w:val="00AA2638"/>
    <w:rsid w:val="00AA3542"/>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3B4"/>
    <w:rsid w:val="00AB1AC4"/>
    <w:rsid w:val="00AB1EED"/>
    <w:rsid w:val="00AB1FF8"/>
    <w:rsid w:val="00AB3352"/>
    <w:rsid w:val="00AB3762"/>
    <w:rsid w:val="00AB3827"/>
    <w:rsid w:val="00AB3FDD"/>
    <w:rsid w:val="00AB4100"/>
    <w:rsid w:val="00AB412D"/>
    <w:rsid w:val="00AB55BB"/>
    <w:rsid w:val="00AB5666"/>
    <w:rsid w:val="00AB5922"/>
    <w:rsid w:val="00AB5AB2"/>
    <w:rsid w:val="00AB5F32"/>
    <w:rsid w:val="00AB6206"/>
    <w:rsid w:val="00AB63B4"/>
    <w:rsid w:val="00AB65BB"/>
    <w:rsid w:val="00AB74E9"/>
    <w:rsid w:val="00AB76FE"/>
    <w:rsid w:val="00AB7729"/>
    <w:rsid w:val="00AB7E38"/>
    <w:rsid w:val="00AB7F0B"/>
    <w:rsid w:val="00AC01E2"/>
    <w:rsid w:val="00AC0CCE"/>
    <w:rsid w:val="00AC1A5F"/>
    <w:rsid w:val="00AC22A0"/>
    <w:rsid w:val="00AC2984"/>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EAE"/>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BCE"/>
    <w:rsid w:val="00AD2EF4"/>
    <w:rsid w:val="00AD2F6A"/>
    <w:rsid w:val="00AD3D71"/>
    <w:rsid w:val="00AD4244"/>
    <w:rsid w:val="00AD42F5"/>
    <w:rsid w:val="00AD46DB"/>
    <w:rsid w:val="00AD4CB8"/>
    <w:rsid w:val="00AD4FCA"/>
    <w:rsid w:val="00AD5133"/>
    <w:rsid w:val="00AD5334"/>
    <w:rsid w:val="00AD56D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BAB"/>
    <w:rsid w:val="00AE1EB7"/>
    <w:rsid w:val="00AE2256"/>
    <w:rsid w:val="00AE28AE"/>
    <w:rsid w:val="00AE2F13"/>
    <w:rsid w:val="00AE398E"/>
    <w:rsid w:val="00AE3C98"/>
    <w:rsid w:val="00AE3F45"/>
    <w:rsid w:val="00AE3F62"/>
    <w:rsid w:val="00AE4214"/>
    <w:rsid w:val="00AE4258"/>
    <w:rsid w:val="00AE4300"/>
    <w:rsid w:val="00AE43EC"/>
    <w:rsid w:val="00AE4D7F"/>
    <w:rsid w:val="00AE4FF2"/>
    <w:rsid w:val="00AE5168"/>
    <w:rsid w:val="00AE562C"/>
    <w:rsid w:val="00AE5B10"/>
    <w:rsid w:val="00AE5C6A"/>
    <w:rsid w:val="00AE5FEB"/>
    <w:rsid w:val="00AE6223"/>
    <w:rsid w:val="00AE6774"/>
    <w:rsid w:val="00AE6F59"/>
    <w:rsid w:val="00AE7516"/>
    <w:rsid w:val="00AE774E"/>
    <w:rsid w:val="00AE7797"/>
    <w:rsid w:val="00AE7CDC"/>
    <w:rsid w:val="00AE7E71"/>
    <w:rsid w:val="00AF0036"/>
    <w:rsid w:val="00AF0357"/>
    <w:rsid w:val="00AF0594"/>
    <w:rsid w:val="00AF0D0D"/>
    <w:rsid w:val="00AF13CA"/>
    <w:rsid w:val="00AF16AF"/>
    <w:rsid w:val="00AF16F1"/>
    <w:rsid w:val="00AF1AF4"/>
    <w:rsid w:val="00AF1BAB"/>
    <w:rsid w:val="00AF29F4"/>
    <w:rsid w:val="00AF2BB2"/>
    <w:rsid w:val="00AF2EB9"/>
    <w:rsid w:val="00AF2FE5"/>
    <w:rsid w:val="00AF307D"/>
    <w:rsid w:val="00AF3974"/>
    <w:rsid w:val="00AF41ED"/>
    <w:rsid w:val="00AF4691"/>
    <w:rsid w:val="00AF4BBC"/>
    <w:rsid w:val="00AF4BE9"/>
    <w:rsid w:val="00AF4BF7"/>
    <w:rsid w:val="00AF4C29"/>
    <w:rsid w:val="00AF4FF5"/>
    <w:rsid w:val="00AF502E"/>
    <w:rsid w:val="00AF51A3"/>
    <w:rsid w:val="00AF569A"/>
    <w:rsid w:val="00AF5B3C"/>
    <w:rsid w:val="00AF5D51"/>
    <w:rsid w:val="00AF6A35"/>
    <w:rsid w:val="00AF6AC9"/>
    <w:rsid w:val="00AF6B6A"/>
    <w:rsid w:val="00AF6ED8"/>
    <w:rsid w:val="00AF70A6"/>
    <w:rsid w:val="00AF731E"/>
    <w:rsid w:val="00AF7464"/>
    <w:rsid w:val="00AF7810"/>
    <w:rsid w:val="00AF78CC"/>
    <w:rsid w:val="00AF7A21"/>
    <w:rsid w:val="00AF7DD3"/>
    <w:rsid w:val="00B00BFB"/>
    <w:rsid w:val="00B011A0"/>
    <w:rsid w:val="00B018E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5D"/>
    <w:rsid w:val="00B079A2"/>
    <w:rsid w:val="00B07E0A"/>
    <w:rsid w:val="00B10004"/>
    <w:rsid w:val="00B106AF"/>
    <w:rsid w:val="00B1072E"/>
    <w:rsid w:val="00B10DE6"/>
    <w:rsid w:val="00B11011"/>
    <w:rsid w:val="00B117F3"/>
    <w:rsid w:val="00B11844"/>
    <w:rsid w:val="00B118E6"/>
    <w:rsid w:val="00B11ABA"/>
    <w:rsid w:val="00B11DE9"/>
    <w:rsid w:val="00B11E35"/>
    <w:rsid w:val="00B1239C"/>
    <w:rsid w:val="00B123C3"/>
    <w:rsid w:val="00B123E5"/>
    <w:rsid w:val="00B1259F"/>
    <w:rsid w:val="00B1280C"/>
    <w:rsid w:val="00B129C0"/>
    <w:rsid w:val="00B13194"/>
    <w:rsid w:val="00B1385A"/>
    <w:rsid w:val="00B13E43"/>
    <w:rsid w:val="00B15176"/>
    <w:rsid w:val="00B15C2E"/>
    <w:rsid w:val="00B163DE"/>
    <w:rsid w:val="00B1697A"/>
    <w:rsid w:val="00B16B9D"/>
    <w:rsid w:val="00B1727B"/>
    <w:rsid w:val="00B17328"/>
    <w:rsid w:val="00B17568"/>
    <w:rsid w:val="00B17B6B"/>
    <w:rsid w:val="00B17C11"/>
    <w:rsid w:val="00B17F43"/>
    <w:rsid w:val="00B20DB6"/>
    <w:rsid w:val="00B2152F"/>
    <w:rsid w:val="00B218E3"/>
    <w:rsid w:val="00B223A5"/>
    <w:rsid w:val="00B224D2"/>
    <w:rsid w:val="00B22C68"/>
    <w:rsid w:val="00B2346B"/>
    <w:rsid w:val="00B23642"/>
    <w:rsid w:val="00B23AC2"/>
    <w:rsid w:val="00B23BB7"/>
    <w:rsid w:val="00B23E2C"/>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6CE0"/>
    <w:rsid w:val="00B2729E"/>
    <w:rsid w:val="00B27825"/>
    <w:rsid w:val="00B27954"/>
    <w:rsid w:val="00B27AD7"/>
    <w:rsid w:val="00B27EDC"/>
    <w:rsid w:val="00B3043F"/>
    <w:rsid w:val="00B30515"/>
    <w:rsid w:val="00B30697"/>
    <w:rsid w:val="00B307FF"/>
    <w:rsid w:val="00B308E7"/>
    <w:rsid w:val="00B3159A"/>
    <w:rsid w:val="00B316E8"/>
    <w:rsid w:val="00B31A60"/>
    <w:rsid w:val="00B321D9"/>
    <w:rsid w:val="00B3325F"/>
    <w:rsid w:val="00B3332A"/>
    <w:rsid w:val="00B33461"/>
    <w:rsid w:val="00B338FC"/>
    <w:rsid w:val="00B33B7A"/>
    <w:rsid w:val="00B343CE"/>
    <w:rsid w:val="00B34491"/>
    <w:rsid w:val="00B3474B"/>
    <w:rsid w:val="00B34C72"/>
    <w:rsid w:val="00B34EF1"/>
    <w:rsid w:val="00B350E2"/>
    <w:rsid w:val="00B3520F"/>
    <w:rsid w:val="00B35512"/>
    <w:rsid w:val="00B35638"/>
    <w:rsid w:val="00B3565B"/>
    <w:rsid w:val="00B3659B"/>
    <w:rsid w:val="00B36E9A"/>
    <w:rsid w:val="00B37430"/>
    <w:rsid w:val="00B374F0"/>
    <w:rsid w:val="00B37827"/>
    <w:rsid w:val="00B37A40"/>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8A"/>
    <w:rsid w:val="00B456B4"/>
    <w:rsid w:val="00B45DDA"/>
    <w:rsid w:val="00B464D4"/>
    <w:rsid w:val="00B46761"/>
    <w:rsid w:val="00B46974"/>
    <w:rsid w:val="00B469A1"/>
    <w:rsid w:val="00B46C03"/>
    <w:rsid w:val="00B475C6"/>
    <w:rsid w:val="00B47B61"/>
    <w:rsid w:val="00B50DB3"/>
    <w:rsid w:val="00B514FA"/>
    <w:rsid w:val="00B52213"/>
    <w:rsid w:val="00B52848"/>
    <w:rsid w:val="00B52EF1"/>
    <w:rsid w:val="00B52FD6"/>
    <w:rsid w:val="00B53481"/>
    <w:rsid w:val="00B5370E"/>
    <w:rsid w:val="00B53732"/>
    <w:rsid w:val="00B538CE"/>
    <w:rsid w:val="00B53A31"/>
    <w:rsid w:val="00B53CB0"/>
    <w:rsid w:val="00B54312"/>
    <w:rsid w:val="00B54374"/>
    <w:rsid w:val="00B54AFE"/>
    <w:rsid w:val="00B55C70"/>
    <w:rsid w:val="00B56050"/>
    <w:rsid w:val="00B563C0"/>
    <w:rsid w:val="00B569E4"/>
    <w:rsid w:val="00B56A21"/>
    <w:rsid w:val="00B56C2C"/>
    <w:rsid w:val="00B56F44"/>
    <w:rsid w:val="00B571F7"/>
    <w:rsid w:val="00B572F9"/>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BF7"/>
    <w:rsid w:val="00B62F4E"/>
    <w:rsid w:val="00B634B0"/>
    <w:rsid w:val="00B638CE"/>
    <w:rsid w:val="00B63FB5"/>
    <w:rsid w:val="00B64625"/>
    <w:rsid w:val="00B649C5"/>
    <w:rsid w:val="00B64EE2"/>
    <w:rsid w:val="00B65A39"/>
    <w:rsid w:val="00B65B35"/>
    <w:rsid w:val="00B65C45"/>
    <w:rsid w:val="00B65D31"/>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1D7F"/>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54"/>
    <w:rsid w:val="00B8218D"/>
    <w:rsid w:val="00B82438"/>
    <w:rsid w:val="00B826D1"/>
    <w:rsid w:val="00B82748"/>
    <w:rsid w:val="00B8377E"/>
    <w:rsid w:val="00B83910"/>
    <w:rsid w:val="00B83DC6"/>
    <w:rsid w:val="00B84253"/>
    <w:rsid w:val="00B84639"/>
    <w:rsid w:val="00B84ED0"/>
    <w:rsid w:val="00B8580B"/>
    <w:rsid w:val="00B85A29"/>
    <w:rsid w:val="00B85CDD"/>
    <w:rsid w:val="00B860CE"/>
    <w:rsid w:val="00B86F8F"/>
    <w:rsid w:val="00B870A9"/>
    <w:rsid w:val="00B874DE"/>
    <w:rsid w:val="00B875BB"/>
    <w:rsid w:val="00B8793A"/>
    <w:rsid w:val="00B87D6E"/>
    <w:rsid w:val="00B87DDA"/>
    <w:rsid w:val="00B87E55"/>
    <w:rsid w:val="00B90FAA"/>
    <w:rsid w:val="00B91093"/>
    <w:rsid w:val="00B9120E"/>
    <w:rsid w:val="00B9165E"/>
    <w:rsid w:val="00B91C16"/>
    <w:rsid w:val="00B91DB9"/>
    <w:rsid w:val="00B91DC7"/>
    <w:rsid w:val="00B91DDC"/>
    <w:rsid w:val="00B9217D"/>
    <w:rsid w:val="00B92687"/>
    <w:rsid w:val="00B92775"/>
    <w:rsid w:val="00B92A44"/>
    <w:rsid w:val="00B92CEC"/>
    <w:rsid w:val="00B932B6"/>
    <w:rsid w:val="00B934B9"/>
    <w:rsid w:val="00B9358B"/>
    <w:rsid w:val="00B937E4"/>
    <w:rsid w:val="00B93C77"/>
    <w:rsid w:val="00B946D1"/>
    <w:rsid w:val="00B94919"/>
    <w:rsid w:val="00B94B49"/>
    <w:rsid w:val="00B94EF1"/>
    <w:rsid w:val="00B958E4"/>
    <w:rsid w:val="00B9594D"/>
    <w:rsid w:val="00B95C09"/>
    <w:rsid w:val="00B964B4"/>
    <w:rsid w:val="00B967D9"/>
    <w:rsid w:val="00B96BBF"/>
    <w:rsid w:val="00B96BCD"/>
    <w:rsid w:val="00B96C40"/>
    <w:rsid w:val="00B96D38"/>
    <w:rsid w:val="00B972D3"/>
    <w:rsid w:val="00B97487"/>
    <w:rsid w:val="00B97728"/>
    <w:rsid w:val="00B97AC6"/>
    <w:rsid w:val="00B97D24"/>
    <w:rsid w:val="00B97F1F"/>
    <w:rsid w:val="00BA03DB"/>
    <w:rsid w:val="00BA0492"/>
    <w:rsid w:val="00BA0B8D"/>
    <w:rsid w:val="00BA0BBA"/>
    <w:rsid w:val="00BA0D32"/>
    <w:rsid w:val="00BA0FCA"/>
    <w:rsid w:val="00BA1299"/>
    <w:rsid w:val="00BA1602"/>
    <w:rsid w:val="00BA18F5"/>
    <w:rsid w:val="00BA1E37"/>
    <w:rsid w:val="00BA1F6B"/>
    <w:rsid w:val="00BA20EC"/>
    <w:rsid w:val="00BA2726"/>
    <w:rsid w:val="00BA274E"/>
    <w:rsid w:val="00BA2775"/>
    <w:rsid w:val="00BA2CA1"/>
    <w:rsid w:val="00BA2FEA"/>
    <w:rsid w:val="00BA30F9"/>
    <w:rsid w:val="00BA3C8E"/>
    <w:rsid w:val="00BA3D50"/>
    <w:rsid w:val="00BA3F4F"/>
    <w:rsid w:val="00BA4304"/>
    <w:rsid w:val="00BA4557"/>
    <w:rsid w:val="00BA4590"/>
    <w:rsid w:val="00BA4776"/>
    <w:rsid w:val="00BA48B0"/>
    <w:rsid w:val="00BA4FC4"/>
    <w:rsid w:val="00BA52C3"/>
    <w:rsid w:val="00BA534B"/>
    <w:rsid w:val="00BA53EF"/>
    <w:rsid w:val="00BA59A7"/>
    <w:rsid w:val="00BA59DB"/>
    <w:rsid w:val="00BA5A54"/>
    <w:rsid w:val="00BA5A78"/>
    <w:rsid w:val="00BA5D7F"/>
    <w:rsid w:val="00BA5E95"/>
    <w:rsid w:val="00BA622D"/>
    <w:rsid w:val="00BA6919"/>
    <w:rsid w:val="00BA6AE0"/>
    <w:rsid w:val="00BA6C90"/>
    <w:rsid w:val="00BA6F22"/>
    <w:rsid w:val="00BB0086"/>
    <w:rsid w:val="00BB0138"/>
    <w:rsid w:val="00BB0D27"/>
    <w:rsid w:val="00BB0F81"/>
    <w:rsid w:val="00BB17EA"/>
    <w:rsid w:val="00BB24FA"/>
    <w:rsid w:val="00BB2640"/>
    <w:rsid w:val="00BB2BCB"/>
    <w:rsid w:val="00BB2FE7"/>
    <w:rsid w:val="00BB39DF"/>
    <w:rsid w:val="00BB3AD3"/>
    <w:rsid w:val="00BB3B2F"/>
    <w:rsid w:val="00BB3BE4"/>
    <w:rsid w:val="00BB3DE0"/>
    <w:rsid w:val="00BB4095"/>
    <w:rsid w:val="00BB4103"/>
    <w:rsid w:val="00BB45F0"/>
    <w:rsid w:val="00BB4754"/>
    <w:rsid w:val="00BB4B96"/>
    <w:rsid w:val="00BB4C51"/>
    <w:rsid w:val="00BB4FA4"/>
    <w:rsid w:val="00BB589E"/>
    <w:rsid w:val="00BB5DA1"/>
    <w:rsid w:val="00BB631E"/>
    <w:rsid w:val="00BB6B04"/>
    <w:rsid w:val="00BB727B"/>
    <w:rsid w:val="00BB7AA6"/>
    <w:rsid w:val="00BB7FCC"/>
    <w:rsid w:val="00BC027A"/>
    <w:rsid w:val="00BC0320"/>
    <w:rsid w:val="00BC0694"/>
    <w:rsid w:val="00BC112F"/>
    <w:rsid w:val="00BC129D"/>
    <w:rsid w:val="00BC19E6"/>
    <w:rsid w:val="00BC1DEE"/>
    <w:rsid w:val="00BC231C"/>
    <w:rsid w:val="00BC30F3"/>
    <w:rsid w:val="00BC313A"/>
    <w:rsid w:val="00BC36C3"/>
    <w:rsid w:val="00BC3F93"/>
    <w:rsid w:val="00BC421E"/>
    <w:rsid w:val="00BC44BB"/>
    <w:rsid w:val="00BC5492"/>
    <w:rsid w:val="00BC5965"/>
    <w:rsid w:val="00BC5A52"/>
    <w:rsid w:val="00BC5DFB"/>
    <w:rsid w:val="00BC5EFB"/>
    <w:rsid w:val="00BC63A3"/>
    <w:rsid w:val="00BC6630"/>
    <w:rsid w:val="00BC6755"/>
    <w:rsid w:val="00BC682A"/>
    <w:rsid w:val="00BC68F3"/>
    <w:rsid w:val="00BC6B11"/>
    <w:rsid w:val="00BC6E24"/>
    <w:rsid w:val="00BD0330"/>
    <w:rsid w:val="00BD06CB"/>
    <w:rsid w:val="00BD0972"/>
    <w:rsid w:val="00BD0B51"/>
    <w:rsid w:val="00BD0BDA"/>
    <w:rsid w:val="00BD0C3C"/>
    <w:rsid w:val="00BD1395"/>
    <w:rsid w:val="00BD1520"/>
    <w:rsid w:val="00BD2510"/>
    <w:rsid w:val="00BD30CA"/>
    <w:rsid w:val="00BD3131"/>
    <w:rsid w:val="00BD3151"/>
    <w:rsid w:val="00BD3567"/>
    <w:rsid w:val="00BD3868"/>
    <w:rsid w:val="00BD3B1C"/>
    <w:rsid w:val="00BD3E3F"/>
    <w:rsid w:val="00BD409A"/>
    <w:rsid w:val="00BD438E"/>
    <w:rsid w:val="00BD43B9"/>
    <w:rsid w:val="00BD44CA"/>
    <w:rsid w:val="00BD4652"/>
    <w:rsid w:val="00BD4ABE"/>
    <w:rsid w:val="00BD59CF"/>
    <w:rsid w:val="00BD5B39"/>
    <w:rsid w:val="00BD620B"/>
    <w:rsid w:val="00BD63C2"/>
    <w:rsid w:val="00BD6BA9"/>
    <w:rsid w:val="00BD6C87"/>
    <w:rsid w:val="00BD6F64"/>
    <w:rsid w:val="00BD74CA"/>
    <w:rsid w:val="00BD7564"/>
    <w:rsid w:val="00BE005B"/>
    <w:rsid w:val="00BE09BC"/>
    <w:rsid w:val="00BE0D2D"/>
    <w:rsid w:val="00BE142A"/>
    <w:rsid w:val="00BE1DEF"/>
    <w:rsid w:val="00BE1E0D"/>
    <w:rsid w:val="00BE2EB4"/>
    <w:rsid w:val="00BE3C0A"/>
    <w:rsid w:val="00BE3EC1"/>
    <w:rsid w:val="00BE3FE9"/>
    <w:rsid w:val="00BE4227"/>
    <w:rsid w:val="00BE4455"/>
    <w:rsid w:val="00BE44C1"/>
    <w:rsid w:val="00BE4765"/>
    <w:rsid w:val="00BE482A"/>
    <w:rsid w:val="00BE48C8"/>
    <w:rsid w:val="00BE4982"/>
    <w:rsid w:val="00BE4F76"/>
    <w:rsid w:val="00BE506B"/>
    <w:rsid w:val="00BE51EB"/>
    <w:rsid w:val="00BE5488"/>
    <w:rsid w:val="00BE5609"/>
    <w:rsid w:val="00BE57A0"/>
    <w:rsid w:val="00BE5BB2"/>
    <w:rsid w:val="00BE5D00"/>
    <w:rsid w:val="00BE5D89"/>
    <w:rsid w:val="00BE665C"/>
    <w:rsid w:val="00BE6DFC"/>
    <w:rsid w:val="00BE6E6E"/>
    <w:rsid w:val="00BE765A"/>
    <w:rsid w:val="00BE7817"/>
    <w:rsid w:val="00BE7977"/>
    <w:rsid w:val="00BE7BBE"/>
    <w:rsid w:val="00BE7F54"/>
    <w:rsid w:val="00BF00E4"/>
    <w:rsid w:val="00BF08A8"/>
    <w:rsid w:val="00BF091F"/>
    <w:rsid w:val="00BF0A85"/>
    <w:rsid w:val="00BF0DD6"/>
    <w:rsid w:val="00BF0FB0"/>
    <w:rsid w:val="00BF17E8"/>
    <w:rsid w:val="00BF209F"/>
    <w:rsid w:val="00BF2297"/>
    <w:rsid w:val="00BF2976"/>
    <w:rsid w:val="00BF2A53"/>
    <w:rsid w:val="00BF2BCF"/>
    <w:rsid w:val="00BF334F"/>
    <w:rsid w:val="00BF35AD"/>
    <w:rsid w:val="00BF3875"/>
    <w:rsid w:val="00BF3C69"/>
    <w:rsid w:val="00BF3DCD"/>
    <w:rsid w:val="00BF4C35"/>
    <w:rsid w:val="00BF53D4"/>
    <w:rsid w:val="00BF5F2D"/>
    <w:rsid w:val="00BF6A11"/>
    <w:rsid w:val="00BF6E30"/>
    <w:rsid w:val="00BF6E4E"/>
    <w:rsid w:val="00BF701C"/>
    <w:rsid w:val="00BF7596"/>
    <w:rsid w:val="00BF763D"/>
    <w:rsid w:val="00BF7C7F"/>
    <w:rsid w:val="00BF7F7E"/>
    <w:rsid w:val="00C01017"/>
    <w:rsid w:val="00C0122E"/>
    <w:rsid w:val="00C01A99"/>
    <w:rsid w:val="00C01B1F"/>
    <w:rsid w:val="00C028C9"/>
    <w:rsid w:val="00C029FA"/>
    <w:rsid w:val="00C02B5D"/>
    <w:rsid w:val="00C03292"/>
    <w:rsid w:val="00C0385B"/>
    <w:rsid w:val="00C03E2D"/>
    <w:rsid w:val="00C040DD"/>
    <w:rsid w:val="00C049B2"/>
    <w:rsid w:val="00C04A5B"/>
    <w:rsid w:val="00C04C32"/>
    <w:rsid w:val="00C0502C"/>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915"/>
    <w:rsid w:val="00C11AD2"/>
    <w:rsid w:val="00C1222A"/>
    <w:rsid w:val="00C12524"/>
    <w:rsid w:val="00C1271F"/>
    <w:rsid w:val="00C12A21"/>
    <w:rsid w:val="00C12F80"/>
    <w:rsid w:val="00C13D58"/>
    <w:rsid w:val="00C13DEE"/>
    <w:rsid w:val="00C13EA4"/>
    <w:rsid w:val="00C141E7"/>
    <w:rsid w:val="00C144F1"/>
    <w:rsid w:val="00C151EB"/>
    <w:rsid w:val="00C154B9"/>
    <w:rsid w:val="00C156E9"/>
    <w:rsid w:val="00C15CD0"/>
    <w:rsid w:val="00C160CF"/>
    <w:rsid w:val="00C16296"/>
    <w:rsid w:val="00C1631A"/>
    <w:rsid w:val="00C16709"/>
    <w:rsid w:val="00C16C49"/>
    <w:rsid w:val="00C16C76"/>
    <w:rsid w:val="00C16E90"/>
    <w:rsid w:val="00C1718A"/>
    <w:rsid w:val="00C1764C"/>
    <w:rsid w:val="00C17F47"/>
    <w:rsid w:val="00C17F8D"/>
    <w:rsid w:val="00C202F5"/>
    <w:rsid w:val="00C20939"/>
    <w:rsid w:val="00C20C21"/>
    <w:rsid w:val="00C20FAB"/>
    <w:rsid w:val="00C213A4"/>
    <w:rsid w:val="00C21766"/>
    <w:rsid w:val="00C21EAB"/>
    <w:rsid w:val="00C22122"/>
    <w:rsid w:val="00C22B13"/>
    <w:rsid w:val="00C22E79"/>
    <w:rsid w:val="00C22F5A"/>
    <w:rsid w:val="00C230C6"/>
    <w:rsid w:val="00C23230"/>
    <w:rsid w:val="00C245AE"/>
    <w:rsid w:val="00C24BB2"/>
    <w:rsid w:val="00C24D02"/>
    <w:rsid w:val="00C2530F"/>
    <w:rsid w:val="00C253A6"/>
    <w:rsid w:val="00C25700"/>
    <w:rsid w:val="00C25C85"/>
    <w:rsid w:val="00C26C0C"/>
    <w:rsid w:val="00C26FE7"/>
    <w:rsid w:val="00C2719C"/>
    <w:rsid w:val="00C27231"/>
    <w:rsid w:val="00C275BC"/>
    <w:rsid w:val="00C27C95"/>
    <w:rsid w:val="00C27CD1"/>
    <w:rsid w:val="00C300DF"/>
    <w:rsid w:val="00C30400"/>
    <w:rsid w:val="00C30788"/>
    <w:rsid w:val="00C30E66"/>
    <w:rsid w:val="00C3181E"/>
    <w:rsid w:val="00C31C9C"/>
    <w:rsid w:val="00C320E0"/>
    <w:rsid w:val="00C323B6"/>
    <w:rsid w:val="00C32BAC"/>
    <w:rsid w:val="00C337E6"/>
    <w:rsid w:val="00C34608"/>
    <w:rsid w:val="00C3498F"/>
    <w:rsid w:val="00C3517B"/>
    <w:rsid w:val="00C35577"/>
    <w:rsid w:val="00C35678"/>
    <w:rsid w:val="00C356CA"/>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05D"/>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52F2"/>
    <w:rsid w:val="00C45327"/>
    <w:rsid w:val="00C454EB"/>
    <w:rsid w:val="00C45522"/>
    <w:rsid w:val="00C458FB"/>
    <w:rsid w:val="00C45FC4"/>
    <w:rsid w:val="00C461EB"/>
    <w:rsid w:val="00C4640A"/>
    <w:rsid w:val="00C465E2"/>
    <w:rsid w:val="00C46D34"/>
    <w:rsid w:val="00C46EF8"/>
    <w:rsid w:val="00C47776"/>
    <w:rsid w:val="00C4778E"/>
    <w:rsid w:val="00C47914"/>
    <w:rsid w:val="00C500AD"/>
    <w:rsid w:val="00C50186"/>
    <w:rsid w:val="00C502B9"/>
    <w:rsid w:val="00C50BCE"/>
    <w:rsid w:val="00C50C12"/>
    <w:rsid w:val="00C5107F"/>
    <w:rsid w:val="00C51CE3"/>
    <w:rsid w:val="00C52002"/>
    <w:rsid w:val="00C520B2"/>
    <w:rsid w:val="00C52140"/>
    <w:rsid w:val="00C52192"/>
    <w:rsid w:val="00C52227"/>
    <w:rsid w:val="00C52992"/>
    <w:rsid w:val="00C52A32"/>
    <w:rsid w:val="00C53123"/>
    <w:rsid w:val="00C532F0"/>
    <w:rsid w:val="00C53EAE"/>
    <w:rsid w:val="00C5461B"/>
    <w:rsid w:val="00C54765"/>
    <w:rsid w:val="00C54777"/>
    <w:rsid w:val="00C548BE"/>
    <w:rsid w:val="00C549F8"/>
    <w:rsid w:val="00C5516A"/>
    <w:rsid w:val="00C55173"/>
    <w:rsid w:val="00C5631C"/>
    <w:rsid w:val="00C56775"/>
    <w:rsid w:val="00C56922"/>
    <w:rsid w:val="00C56A3B"/>
    <w:rsid w:val="00C56FD7"/>
    <w:rsid w:val="00C5701F"/>
    <w:rsid w:val="00C57025"/>
    <w:rsid w:val="00C60308"/>
    <w:rsid w:val="00C6056F"/>
    <w:rsid w:val="00C60A0C"/>
    <w:rsid w:val="00C60D2E"/>
    <w:rsid w:val="00C60EAC"/>
    <w:rsid w:val="00C61158"/>
    <w:rsid w:val="00C61256"/>
    <w:rsid w:val="00C613B0"/>
    <w:rsid w:val="00C618F1"/>
    <w:rsid w:val="00C6199B"/>
    <w:rsid w:val="00C6222A"/>
    <w:rsid w:val="00C62746"/>
    <w:rsid w:val="00C62D60"/>
    <w:rsid w:val="00C6391C"/>
    <w:rsid w:val="00C63C32"/>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0C10"/>
    <w:rsid w:val="00C70EE5"/>
    <w:rsid w:val="00C71490"/>
    <w:rsid w:val="00C71DE4"/>
    <w:rsid w:val="00C71FD2"/>
    <w:rsid w:val="00C7211C"/>
    <w:rsid w:val="00C721EA"/>
    <w:rsid w:val="00C728FD"/>
    <w:rsid w:val="00C72BF1"/>
    <w:rsid w:val="00C73176"/>
    <w:rsid w:val="00C7331A"/>
    <w:rsid w:val="00C7343A"/>
    <w:rsid w:val="00C7353E"/>
    <w:rsid w:val="00C73712"/>
    <w:rsid w:val="00C73CF3"/>
    <w:rsid w:val="00C73F2C"/>
    <w:rsid w:val="00C7416C"/>
    <w:rsid w:val="00C74449"/>
    <w:rsid w:val="00C7456C"/>
    <w:rsid w:val="00C74D7B"/>
    <w:rsid w:val="00C74E8F"/>
    <w:rsid w:val="00C752D7"/>
    <w:rsid w:val="00C76B98"/>
    <w:rsid w:val="00C76D31"/>
    <w:rsid w:val="00C76FF4"/>
    <w:rsid w:val="00C772D9"/>
    <w:rsid w:val="00C7746D"/>
    <w:rsid w:val="00C77AE7"/>
    <w:rsid w:val="00C77E79"/>
    <w:rsid w:val="00C80B45"/>
    <w:rsid w:val="00C80E0B"/>
    <w:rsid w:val="00C80ED4"/>
    <w:rsid w:val="00C80F09"/>
    <w:rsid w:val="00C80F56"/>
    <w:rsid w:val="00C813C5"/>
    <w:rsid w:val="00C8141D"/>
    <w:rsid w:val="00C81E2B"/>
    <w:rsid w:val="00C82737"/>
    <w:rsid w:val="00C82741"/>
    <w:rsid w:val="00C82CB2"/>
    <w:rsid w:val="00C83878"/>
    <w:rsid w:val="00C83DA0"/>
    <w:rsid w:val="00C84004"/>
    <w:rsid w:val="00C840C4"/>
    <w:rsid w:val="00C845AD"/>
    <w:rsid w:val="00C84A09"/>
    <w:rsid w:val="00C84EDF"/>
    <w:rsid w:val="00C85656"/>
    <w:rsid w:val="00C858DE"/>
    <w:rsid w:val="00C85D70"/>
    <w:rsid w:val="00C86256"/>
    <w:rsid w:val="00C865F1"/>
    <w:rsid w:val="00C86763"/>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2F2C"/>
    <w:rsid w:val="00C936EE"/>
    <w:rsid w:val="00C93B5F"/>
    <w:rsid w:val="00C93D66"/>
    <w:rsid w:val="00C93FB2"/>
    <w:rsid w:val="00C9437D"/>
    <w:rsid w:val="00C94C92"/>
    <w:rsid w:val="00C94FDA"/>
    <w:rsid w:val="00C95415"/>
    <w:rsid w:val="00C954D0"/>
    <w:rsid w:val="00C95B5A"/>
    <w:rsid w:val="00C96271"/>
    <w:rsid w:val="00C96303"/>
    <w:rsid w:val="00C96546"/>
    <w:rsid w:val="00C968AB"/>
    <w:rsid w:val="00C969E6"/>
    <w:rsid w:val="00C97AD2"/>
    <w:rsid w:val="00C97F3A"/>
    <w:rsid w:val="00CA099E"/>
    <w:rsid w:val="00CA0B68"/>
    <w:rsid w:val="00CA0CA6"/>
    <w:rsid w:val="00CA1347"/>
    <w:rsid w:val="00CA142B"/>
    <w:rsid w:val="00CA243E"/>
    <w:rsid w:val="00CA29C6"/>
    <w:rsid w:val="00CA2AE0"/>
    <w:rsid w:val="00CA31C9"/>
    <w:rsid w:val="00CA339E"/>
    <w:rsid w:val="00CA34F7"/>
    <w:rsid w:val="00CA3875"/>
    <w:rsid w:val="00CA3A53"/>
    <w:rsid w:val="00CA3CD0"/>
    <w:rsid w:val="00CA3E2C"/>
    <w:rsid w:val="00CA4603"/>
    <w:rsid w:val="00CA468D"/>
    <w:rsid w:val="00CA4ED0"/>
    <w:rsid w:val="00CA4FE2"/>
    <w:rsid w:val="00CA5592"/>
    <w:rsid w:val="00CA5B91"/>
    <w:rsid w:val="00CA5B9D"/>
    <w:rsid w:val="00CA5DE3"/>
    <w:rsid w:val="00CA5E44"/>
    <w:rsid w:val="00CA66DF"/>
    <w:rsid w:val="00CA6874"/>
    <w:rsid w:val="00CA6994"/>
    <w:rsid w:val="00CA6BDA"/>
    <w:rsid w:val="00CA6EC2"/>
    <w:rsid w:val="00CA6F2A"/>
    <w:rsid w:val="00CA7181"/>
    <w:rsid w:val="00CA7265"/>
    <w:rsid w:val="00CA7485"/>
    <w:rsid w:val="00CA7502"/>
    <w:rsid w:val="00CA758F"/>
    <w:rsid w:val="00CA75A7"/>
    <w:rsid w:val="00CA761C"/>
    <w:rsid w:val="00CA78B5"/>
    <w:rsid w:val="00CA7A42"/>
    <w:rsid w:val="00CA7AB0"/>
    <w:rsid w:val="00CA7E31"/>
    <w:rsid w:val="00CB01F3"/>
    <w:rsid w:val="00CB0C9D"/>
    <w:rsid w:val="00CB0D34"/>
    <w:rsid w:val="00CB0F6C"/>
    <w:rsid w:val="00CB17C9"/>
    <w:rsid w:val="00CB19E4"/>
    <w:rsid w:val="00CB1B43"/>
    <w:rsid w:val="00CB22F2"/>
    <w:rsid w:val="00CB2453"/>
    <w:rsid w:val="00CB25C1"/>
    <w:rsid w:val="00CB26A5"/>
    <w:rsid w:val="00CB35D4"/>
    <w:rsid w:val="00CB4CDE"/>
    <w:rsid w:val="00CB4EC7"/>
    <w:rsid w:val="00CB4F37"/>
    <w:rsid w:val="00CB502A"/>
    <w:rsid w:val="00CB54B0"/>
    <w:rsid w:val="00CB5626"/>
    <w:rsid w:val="00CB568E"/>
    <w:rsid w:val="00CB5C07"/>
    <w:rsid w:val="00CB6296"/>
    <w:rsid w:val="00CB6837"/>
    <w:rsid w:val="00CB6934"/>
    <w:rsid w:val="00CB6AF1"/>
    <w:rsid w:val="00CB6F60"/>
    <w:rsid w:val="00CB7191"/>
    <w:rsid w:val="00CB7679"/>
    <w:rsid w:val="00CC0187"/>
    <w:rsid w:val="00CC0246"/>
    <w:rsid w:val="00CC08BD"/>
    <w:rsid w:val="00CC0ABA"/>
    <w:rsid w:val="00CC0CD6"/>
    <w:rsid w:val="00CC0E3A"/>
    <w:rsid w:val="00CC0F67"/>
    <w:rsid w:val="00CC1073"/>
    <w:rsid w:val="00CC198E"/>
    <w:rsid w:val="00CC1B7E"/>
    <w:rsid w:val="00CC1C17"/>
    <w:rsid w:val="00CC2813"/>
    <w:rsid w:val="00CC298F"/>
    <w:rsid w:val="00CC2FFA"/>
    <w:rsid w:val="00CC3789"/>
    <w:rsid w:val="00CC38F9"/>
    <w:rsid w:val="00CC3C4B"/>
    <w:rsid w:val="00CC3DA3"/>
    <w:rsid w:val="00CC4682"/>
    <w:rsid w:val="00CC4736"/>
    <w:rsid w:val="00CC5137"/>
    <w:rsid w:val="00CC56F4"/>
    <w:rsid w:val="00CC5A9A"/>
    <w:rsid w:val="00CC5DFE"/>
    <w:rsid w:val="00CC5E6F"/>
    <w:rsid w:val="00CC6364"/>
    <w:rsid w:val="00CC64FC"/>
    <w:rsid w:val="00CC66D1"/>
    <w:rsid w:val="00CC6C00"/>
    <w:rsid w:val="00CC6D23"/>
    <w:rsid w:val="00CC6F14"/>
    <w:rsid w:val="00CC703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8C4"/>
    <w:rsid w:val="00CD2968"/>
    <w:rsid w:val="00CD2A50"/>
    <w:rsid w:val="00CD2C36"/>
    <w:rsid w:val="00CD2CAE"/>
    <w:rsid w:val="00CD32DA"/>
    <w:rsid w:val="00CD339F"/>
    <w:rsid w:val="00CD3EC2"/>
    <w:rsid w:val="00CD40BE"/>
    <w:rsid w:val="00CD427D"/>
    <w:rsid w:val="00CD4688"/>
    <w:rsid w:val="00CD4B2C"/>
    <w:rsid w:val="00CD4B60"/>
    <w:rsid w:val="00CD4F48"/>
    <w:rsid w:val="00CD5085"/>
    <w:rsid w:val="00CD55E2"/>
    <w:rsid w:val="00CD5932"/>
    <w:rsid w:val="00CD5949"/>
    <w:rsid w:val="00CD64CE"/>
    <w:rsid w:val="00CD65B6"/>
    <w:rsid w:val="00CD67EB"/>
    <w:rsid w:val="00CD6BB2"/>
    <w:rsid w:val="00CD7233"/>
    <w:rsid w:val="00CD7BB5"/>
    <w:rsid w:val="00CD7C9C"/>
    <w:rsid w:val="00CD7E60"/>
    <w:rsid w:val="00CD7ED2"/>
    <w:rsid w:val="00CD7EFD"/>
    <w:rsid w:val="00CE02DB"/>
    <w:rsid w:val="00CE03F5"/>
    <w:rsid w:val="00CE0618"/>
    <w:rsid w:val="00CE07FA"/>
    <w:rsid w:val="00CE0863"/>
    <w:rsid w:val="00CE1A70"/>
    <w:rsid w:val="00CE1B2F"/>
    <w:rsid w:val="00CE1BD5"/>
    <w:rsid w:val="00CE1FD1"/>
    <w:rsid w:val="00CE2125"/>
    <w:rsid w:val="00CE2304"/>
    <w:rsid w:val="00CE280F"/>
    <w:rsid w:val="00CE2DC2"/>
    <w:rsid w:val="00CE2DF4"/>
    <w:rsid w:val="00CE3723"/>
    <w:rsid w:val="00CE43E0"/>
    <w:rsid w:val="00CE55AB"/>
    <w:rsid w:val="00CE5609"/>
    <w:rsid w:val="00CE5D2F"/>
    <w:rsid w:val="00CE62F0"/>
    <w:rsid w:val="00CE6414"/>
    <w:rsid w:val="00CE6450"/>
    <w:rsid w:val="00CE6C80"/>
    <w:rsid w:val="00CE6E9F"/>
    <w:rsid w:val="00CE73C2"/>
    <w:rsid w:val="00CE757C"/>
    <w:rsid w:val="00CE7714"/>
    <w:rsid w:val="00CE7922"/>
    <w:rsid w:val="00CE79D9"/>
    <w:rsid w:val="00CF09C3"/>
    <w:rsid w:val="00CF104A"/>
    <w:rsid w:val="00CF172F"/>
    <w:rsid w:val="00CF19C8"/>
    <w:rsid w:val="00CF20B4"/>
    <w:rsid w:val="00CF2D33"/>
    <w:rsid w:val="00CF2E36"/>
    <w:rsid w:val="00CF331C"/>
    <w:rsid w:val="00CF38D0"/>
    <w:rsid w:val="00CF3ADF"/>
    <w:rsid w:val="00CF3C5B"/>
    <w:rsid w:val="00CF3EEF"/>
    <w:rsid w:val="00CF44B7"/>
    <w:rsid w:val="00CF47B0"/>
    <w:rsid w:val="00CF4933"/>
    <w:rsid w:val="00CF5233"/>
    <w:rsid w:val="00CF5288"/>
    <w:rsid w:val="00CF5475"/>
    <w:rsid w:val="00CF55E7"/>
    <w:rsid w:val="00CF562A"/>
    <w:rsid w:val="00CF56B9"/>
    <w:rsid w:val="00CF57E3"/>
    <w:rsid w:val="00CF5A97"/>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0FE"/>
    <w:rsid w:val="00D021ED"/>
    <w:rsid w:val="00D02286"/>
    <w:rsid w:val="00D023A1"/>
    <w:rsid w:val="00D02C55"/>
    <w:rsid w:val="00D03D76"/>
    <w:rsid w:val="00D03E12"/>
    <w:rsid w:val="00D040F3"/>
    <w:rsid w:val="00D04A3F"/>
    <w:rsid w:val="00D0587F"/>
    <w:rsid w:val="00D05AD1"/>
    <w:rsid w:val="00D05DC2"/>
    <w:rsid w:val="00D062B7"/>
    <w:rsid w:val="00D063A1"/>
    <w:rsid w:val="00D063F0"/>
    <w:rsid w:val="00D064AC"/>
    <w:rsid w:val="00D06603"/>
    <w:rsid w:val="00D066C4"/>
    <w:rsid w:val="00D06744"/>
    <w:rsid w:val="00D06A2A"/>
    <w:rsid w:val="00D06D26"/>
    <w:rsid w:val="00D06D47"/>
    <w:rsid w:val="00D07202"/>
    <w:rsid w:val="00D07A58"/>
    <w:rsid w:val="00D1042D"/>
    <w:rsid w:val="00D10D33"/>
    <w:rsid w:val="00D10F5E"/>
    <w:rsid w:val="00D1122C"/>
    <w:rsid w:val="00D118BD"/>
    <w:rsid w:val="00D120CD"/>
    <w:rsid w:val="00D1260E"/>
    <w:rsid w:val="00D12700"/>
    <w:rsid w:val="00D12754"/>
    <w:rsid w:val="00D128C0"/>
    <w:rsid w:val="00D12A76"/>
    <w:rsid w:val="00D12C32"/>
    <w:rsid w:val="00D12F98"/>
    <w:rsid w:val="00D13334"/>
    <w:rsid w:val="00D1392B"/>
    <w:rsid w:val="00D13EF6"/>
    <w:rsid w:val="00D14790"/>
    <w:rsid w:val="00D14DCF"/>
    <w:rsid w:val="00D154B2"/>
    <w:rsid w:val="00D1560C"/>
    <w:rsid w:val="00D15F59"/>
    <w:rsid w:val="00D1600A"/>
    <w:rsid w:val="00D1631F"/>
    <w:rsid w:val="00D1633C"/>
    <w:rsid w:val="00D165AA"/>
    <w:rsid w:val="00D16805"/>
    <w:rsid w:val="00D17204"/>
    <w:rsid w:val="00D17504"/>
    <w:rsid w:val="00D17692"/>
    <w:rsid w:val="00D17BA3"/>
    <w:rsid w:val="00D20213"/>
    <w:rsid w:val="00D2084A"/>
    <w:rsid w:val="00D2149F"/>
    <w:rsid w:val="00D216C8"/>
    <w:rsid w:val="00D21B5C"/>
    <w:rsid w:val="00D2201D"/>
    <w:rsid w:val="00D2224C"/>
    <w:rsid w:val="00D22B66"/>
    <w:rsid w:val="00D22DBE"/>
    <w:rsid w:val="00D23075"/>
    <w:rsid w:val="00D230D1"/>
    <w:rsid w:val="00D2327A"/>
    <w:rsid w:val="00D2349F"/>
    <w:rsid w:val="00D2354D"/>
    <w:rsid w:val="00D23E20"/>
    <w:rsid w:val="00D23F4B"/>
    <w:rsid w:val="00D23F82"/>
    <w:rsid w:val="00D24092"/>
    <w:rsid w:val="00D24319"/>
    <w:rsid w:val="00D24899"/>
    <w:rsid w:val="00D2489D"/>
    <w:rsid w:val="00D24A12"/>
    <w:rsid w:val="00D24B95"/>
    <w:rsid w:val="00D24C38"/>
    <w:rsid w:val="00D24CEF"/>
    <w:rsid w:val="00D24DA7"/>
    <w:rsid w:val="00D24EDF"/>
    <w:rsid w:val="00D25787"/>
    <w:rsid w:val="00D262F6"/>
    <w:rsid w:val="00D26869"/>
    <w:rsid w:val="00D269AD"/>
    <w:rsid w:val="00D276F8"/>
    <w:rsid w:val="00D278C3"/>
    <w:rsid w:val="00D300E6"/>
    <w:rsid w:val="00D30220"/>
    <w:rsid w:val="00D302A3"/>
    <w:rsid w:val="00D3068D"/>
    <w:rsid w:val="00D3071E"/>
    <w:rsid w:val="00D308A6"/>
    <w:rsid w:val="00D309F3"/>
    <w:rsid w:val="00D318B1"/>
    <w:rsid w:val="00D31D8F"/>
    <w:rsid w:val="00D32398"/>
    <w:rsid w:val="00D32F28"/>
    <w:rsid w:val="00D33074"/>
    <w:rsid w:val="00D33327"/>
    <w:rsid w:val="00D3340D"/>
    <w:rsid w:val="00D336FE"/>
    <w:rsid w:val="00D33B6D"/>
    <w:rsid w:val="00D33C25"/>
    <w:rsid w:val="00D33C55"/>
    <w:rsid w:val="00D3417E"/>
    <w:rsid w:val="00D341C0"/>
    <w:rsid w:val="00D34A48"/>
    <w:rsid w:val="00D34BEB"/>
    <w:rsid w:val="00D34CB9"/>
    <w:rsid w:val="00D34E4B"/>
    <w:rsid w:val="00D3521F"/>
    <w:rsid w:val="00D355C8"/>
    <w:rsid w:val="00D358BA"/>
    <w:rsid w:val="00D3593E"/>
    <w:rsid w:val="00D35A8D"/>
    <w:rsid w:val="00D35AA5"/>
    <w:rsid w:val="00D3663D"/>
    <w:rsid w:val="00D373CA"/>
    <w:rsid w:val="00D404E5"/>
    <w:rsid w:val="00D40AF9"/>
    <w:rsid w:val="00D40BB0"/>
    <w:rsid w:val="00D410D6"/>
    <w:rsid w:val="00D41739"/>
    <w:rsid w:val="00D41842"/>
    <w:rsid w:val="00D418C2"/>
    <w:rsid w:val="00D41CCD"/>
    <w:rsid w:val="00D42809"/>
    <w:rsid w:val="00D4281A"/>
    <w:rsid w:val="00D434E5"/>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5FFE"/>
    <w:rsid w:val="00D46237"/>
    <w:rsid w:val="00D4676A"/>
    <w:rsid w:val="00D46A95"/>
    <w:rsid w:val="00D46E28"/>
    <w:rsid w:val="00D47635"/>
    <w:rsid w:val="00D47C19"/>
    <w:rsid w:val="00D47E1E"/>
    <w:rsid w:val="00D47F8E"/>
    <w:rsid w:val="00D5002F"/>
    <w:rsid w:val="00D5076B"/>
    <w:rsid w:val="00D50A5F"/>
    <w:rsid w:val="00D50D58"/>
    <w:rsid w:val="00D5161F"/>
    <w:rsid w:val="00D522D4"/>
    <w:rsid w:val="00D525DA"/>
    <w:rsid w:val="00D5271D"/>
    <w:rsid w:val="00D52820"/>
    <w:rsid w:val="00D53108"/>
    <w:rsid w:val="00D53C0C"/>
    <w:rsid w:val="00D53F8D"/>
    <w:rsid w:val="00D54065"/>
    <w:rsid w:val="00D542F4"/>
    <w:rsid w:val="00D5439E"/>
    <w:rsid w:val="00D54569"/>
    <w:rsid w:val="00D5479C"/>
    <w:rsid w:val="00D54918"/>
    <w:rsid w:val="00D54F1F"/>
    <w:rsid w:val="00D551CF"/>
    <w:rsid w:val="00D5525F"/>
    <w:rsid w:val="00D55784"/>
    <w:rsid w:val="00D558EB"/>
    <w:rsid w:val="00D55C05"/>
    <w:rsid w:val="00D55C4C"/>
    <w:rsid w:val="00D55CF6"/>
    <w:rsid w:val="00D55ECD"/>
    <w:rsid w:val="00D56169"/>
    <w:rsid w:val="00D56253"/>
    <w:rsid w:val="00D56919"/>
    <w:rsid w:val="00D56D45"/>
    <w:rsid w:val="00D5753D"/>
    <w:rsid w:val="00D57995"/>
    <w:rsid w:val="00D60531"/>
    <w:rsid w:val="00D60702"/>
    <w:rsid w:val="00D60B0F"/>
    <w:rsid w:val="00D60E9C"/>
    <w:rsid w:val="00D61196"/>
    <w:rsid w:val="00D61226"/>
    <w:rsid w:val="00D61A98"/>
    <w:rsid w:val="00D61C3A"/>
    <w:rsid w:val="00D61F14"/>
    <w:rsid w:val="00D61FD5"/>
    <w:rsid w:val="00D61FFF"/>
    <w:rsid w:val="00D6290B"/>
    <w:rsid w:val="00D62BA9"/>
    <w:rsid w:val="00D62E03"/>
    <w:rsid w:val="00D63067"/>
    <w:rsid w:val="00D639DB"/>
    <w:rsid w:val="00D64445"/>
    <w:rsid w:val="00D64451"/>
    <w:rsid w:val="00D6460F"/>
    <w:rsid w:val="00D64760"/>
    <w:rsid w:val="00D65287"/>
    <w:rsid w:val="00D656CA"/>
    <w:rsid w:val="00D662D0"/>
    <w:rsid w:val="00D6630E"/>
    <w:rsid w:val="00D6638B"/>
    <w:rsid w:val="00D669E9"/>
    <w:rsid w:val="00D66DDA"/>
    <w:rsid w:val="00D673D0"/>
    <w:rsid w:val="00D67890"/>
    <w:rsid w:val="00D67AF0"/>
    <w:rsid w:val="00D704AA"/>
    <w:rsid w:val="00D70643"/>
    <w:rsid w:val="00D70A70"/>
    <w:rsid w:val="00D71186"/>
    <w:rsid w:val="00D713DA"/>
    <w:rsid w:val="00D71432"/>
    <w:rsid w:val="00D7147A"/>
    <w:rsid w:val="00D7156A"/>
    <w:rsid w:val="00D719A0"/>
    <w:rsid w:val="00D7221D"/>
    <w:rsid w:val="00D72591"/>
    <w:rsid w:val="00D727AC"/>
    <w:rsid w:val="00D7280E"/>
    <w:rsid w:val="00D72823"/>
    <w:rsid w:val="00D72826"/>
    <w:rsid w:val="00D73B2B"/>
    <w:rsid w:val="00D73E7F"/>
    <w:rsid w:val="00D73E8C"/>
    <w:rsid w:val="00D7449D"/>
    <w:rsid w:val="00D750AE"/>
    <w:rsid w:val="00D7593A"/>
    <w:rsid w:val="00D76171"/>
    <w:rsid w:val="00D761AB"/>
    <w:rsid w:val="00D76326"/>
    <w:rsid w:val="00D766F6"/>
    <w:rsid w:val="00D770D1"/>
    <w:rsid w:val="00D77218"/>
    <w:rsid w:val="00D77470"/>
    <w:rsid w:val="00D8063F"/>
    <w:rsid w:val="00D80C7B"/>
    <w:rsid w:val="00D80E5E"/>
    <w:rsid w:val="00D817C0"/>
    <w:rsid w:val="00D81CC9"/>
    <w:rsid w:val="00D81DB7"/>
    <w:rsid w:val="00D81F84"/>
    <w:rsid w:val="00D8200D"/>
    <w:rsid w:val="00D821EB"/>
    <w:rsid w:val="00D82324"/>
    <w:rsid w:val="00D8234F"/>
    <w:rsid w:val="00D8242C"/>
    <w:rsid w:val="00D824E8"/>
    <w:rsid w:val="00D82598"/>
    <w:rsid w:val="00D8293F"/>
    <w:rsid w:val="00D82AF4"/>
    <w:rsid w:val="00D831D4"/>
    <w:rsid w:val="00D8324E"/>
    <w:rsid w:val="00D83B32"/>
    <w:rsid w:val="00D83D26"/>
    <w:rsid w:val="00D83D57"/>
    <w:rsid w:val="00D83F5C"/>
    <w:rsid w:val="00D84BC0"/>
    <w:rsid w:val="00D84DD3"/>
    <w:rsid w:val="00D8521D"/>
    <w:rsid w:val="00D8576B"/>
    <w:rsid w:val="00D85DE5"/>
    <w:rsid w:val="00D85F00"/>
    <w:rsid w:val="00D860D6"/>
    <w:rsid w:val="00D86540"/>
    <w:rsid w:val="00D86895"/>
    <w:rsid w:val="00D8746C"/>
    <w:rsid w:val="00D876F0"/>
    <w:rsid w:val="00D87851"/>
    <w:rsid w:val="00D90F1C"/>
    <w:rsid w:val="00D91195"/>
    <w:rsid w:val="00D91474"/>
    <w:rsid w:val="00D914DD"/>
    <w:rsid w:val="00D915D7"/>
    <w:rsid w:val="00D92081"/>
    <w:rsid w:val="00D923D5"/>
    <w:rsid w:val="00D927FD"/>
    <w:rsid w:val="00D92A94"/>
    <w:rsid w:val="00D930C1"/>
    <w:rsid w:val="00D93258"/>
    <w:rsid w:val="00D93A17"/>
    <w:rsid w:val="00D93D02"/>
    <w:rsid w:val="00D941A6"/>
    <w:rsid w:val="00D941B8"/>
    <w:rsid w:val="00D94615"/>
    <w:rsid w:val="00D946A1"/>
    <w:rsid w:val="00D94BE7"/>
    <w:rsid w:val="00D94CC0"/>
    <w:rsid w:val="00D94F98"/>
    <w:rsid w:val="00D95316"/>
    <w:rsid w:val="00D9539E"/>
    <w:rsid w:val="00D95915"/>
    <w:rsid w:val="00D95B58"/>
    <w:rsid w:val="00D95C32"/>
    <w:rsid w:val="00D96011"/>
    <w:rsid w:val="00D9633B"/>
    <w:rsid w:val="00D96FBA"/>
    <w:rsid w:val="00D97062"/>
    <w:rsid w:val="00D97176"/>
    <w:rsid w:val="00D97527"/>
    <w:rsid w:val="00D977B0"/>
    <w:rsid w:val="00D97847"/>
    <w:rsid w:val="00D9789A"/>
    <w:rsid w:val="00D979E4"/>
    <w:rsid w:val="00D97EAD"/>
    <w:rsid w:val="00DA030F"/>
    <w:rsid w:val="00DA0546"/>
    <w:rsid w:val="00DA0C51"/>
    <w:rsid w:val="00DA0F03"/>
    <w:rsid w:val="00DA10A8"/>
    <w:rsid w:val="00DA1E6E"/>
    <w:rsid w:val="00DA25FE"/>
    <w:rsid w:val="00DA29D9"/>
    <w:rsid w:val="00DA3751"/>
    <w:rsid w:val="00DA483C"/>
    <w:rsid w:val="00DA4C36"/>
    <w:rsid w:val="00DA4F1A"/>
    <w:rsid w:val="00DA4FA9"/>
    <w:rsid w:val="00DA4FFB"/>
    <w:rsid w:val="00DA5108"/>
    <w:rsid w:val="00DA5721"/>
    <w:rsid w:val="00DA5A84"/>
    <w:rsid w:val="00DA66BC"/>
    <w:rsid w:val="00DA682B"/>
    <w:rsid w:val="00DA69CB"/>
    <w:rsid w:val="00DA6A26"/>
    <w:rsid w:val="00DA6B1D"/>
    <w:rsid w:val="00DA6D5D"/>
    <w:rsid w:val="00DA7366"/>
    <w:rsid w:val="00DB0361"/>
    <w:rsid w:val="00DB0A13"/>
    <w:rsid w:val="00DB17DE"/>
    <w:rsid w:val="00DB1840"/>
    <w:rsid w:val="00DB1A41"/>
    <w:rsid w:val="00DB1CE8"/>
    <w:rsid w:val="00DB21CF"/>
    <w:rsid w:val="00DB2410"/>
    <w:rsid w:val="00DB2A78"/>
    <w:rsid w:val="00DB2E11"/>
    <w:rsid w:val="00DB2E3E"/>
    <w:rsid w:val="00DB2E4A"/>
    <w:rsid w:val="00DB3BC6"/>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1E5"/>
    <w:rsid w:val="00DC22CE"/>
    <w:rsid w:val="00DC270C"/>
    <w:rsid w:val="00DC2E2E"/>
    <w:rsid w:val="00DC2F5B"/>
    <w:rsid w:val="00DC3035"/>
    <w:rsid w:val="00DC35FE"/>
    <w:rsid w:val="00DC4068"/>
    <w:rsid w:val="00DC41F1"/>
    <w:rsid w:val="00DC4A0A"/>
    <w:rsid w:val="00DC4A65"/>
    <w:rsid w:val="00DC4F69"/>
    <w:rsid w:val="00DC51B3"/>
    <w:rsid w:val="00DC529C"/>
    <w:rsid w:val="00DC5349"/>
    <w:rsid w:val="00DC5A83"/>
    <w:rsid w:val="00DC5ED0"/>
    <w:rsid w:val="00DC68CF"/>
    <w:rsid w:val="00DC693F"/>
    <w:rsid w:val="00DC6981"/>
    <w:rsid w:val="00DC7408"/>
    <w:rsid w:val="00DC74AB"/>
    <w:rsid w:val="00DC76C0"/>
    <w:rsid w:val="00DC7A84"/>
    <w:rsid w:val="00DD00A8"/>
    <w:rsid w:val="00DD0257"/>
    <w:rsid w:val="00DD05F0"/>
    <w:rsid w:val="00DD1181"/>
    <w:rsid w:val="00DD18F5"/>
    <w:rsid w:val="00DD1A93"/>
    <w:rsid w:val="00DD1DD2"/>
    <w:rsid w:val="00DD23FA"/>
    <w:rsid w:val="00DD247B"/>
    <w:rsid w:val="00DD3ABA"/>
    <w:rsid w:val="00DD4CA1"/>
    <w:rsid w:val="00DD4D04"/>
    <w:rsid w:val="00DD5115"/>
    <w:rsid w:val="00DD5457"/>
    <w:rsid w:val="00DD5507"/>
    <w:rsid w:val="00DD584C"/>
    <w:rsid w:val="00DD5A6A"/>
    <w:rsid w:val="00DD5C0D"/>
    <w:rsid w:val="00DD5E3C"/>
    <w:rsid w:val="00DD66C2"/>
    <w:rsid w:val="00DD67AE"/>
    <w:rsid w:val="00DD7CBF"/>
    <w:rsid w:val="00DE0A53"/>
    <w:rsid w:val="00DE1785"/>
    <w:rsid w:val="00DE1CA6"/>
    <w:rsid w:val="00DE203A"/>
    <w:rsid w:val="00DE20C6"/>
    <w:rsid w:val="00DE2D10"/>
    <w:rsid w:val="00DE2F02"/>
    <w:rsid w:val="00DE3416"/>
    <w:rsid w:val="00DE3590"/>
    <w:rsid w:val="00DE35B2"/>
    <w:rsid w:val="00DE47A5"/>
    <w:rsid w:val="00DE4C09"/>
    <w:rsid w:val="00DE50C4"/>
    <w:rsid w:val="00DE5353"/>
    <w:rsid w:val="00DE5C69"/>
    <w:rsid w:val="00DE628D"/>
    <w:rsid w:val="00DE6AD7"/>
    <w:rsid w:val="00DE7097"/>
    <w:rsid w:val="00DE72C6"/>
    <w:rsid w:val="00DE73F2"/>
    <w:rsid w:val="00DE79D0"/>
    <w:rsid w:val="00DE7B26"/>
    <w:rsid w:val="00DF009A"/>
    <w:rsid w:val="00DF01FD"/>
    <w:rsid w:val="00DF0943"/>
    <w:rsid w:val="00DF0D94"/>
    <w:rsid w:val="00DF17BD"/>
    <w:rsid w:val="00DF189B"/>
    <w:rsid w:val="00DF1F66"/>
    <w:rsid w:val="00DF1FBE"/>
    <w:rsid w:val="00DF20B2"/>
    <w:rsid w:val="00DF224D"/>
    <w:rsid w:val="00DF23B2"/>
    <w:rsid w:val="00DF2542"/>
    <w:rsid w:val="00DF2B99"/>
    <w:rsid w:val="00DF2DB5"/>
    <w:rsid w:val="00DF30C7"/>
    <w:rsid w:val="00DF317E"/>
    <w:rsid w:val="00DF341D"/>
    <w:rsid w:val="00DF3706"/>
    <w:rsid w:val="00DF374D"/>
    <w:rsid w:val="00DF3B3F"/>
    <w:rsid w:val="00DF3CE6"/>
    <w:rsid w:val="00DF4240"/>
    <w:rsid w:val="00DF42D6"/>
    <w:rsid w:val="00DF4309"/>
    <w:rsid w:val="00DF446C"/>
    <w:rsid w:val="00DF4A03"/>
    <w:rsid w:val="00DF4B51"/>
    <w:rsid w:val="00DF4FCA"/>
    <w:rsid w:val="00DF533C"/>
    <w:rsid w:val="00DF54D3"/>
    <w:rsid w:val="00DF6348"/>
    <w:rsid w:val="00DF63D3"/>
    <w:rsid w:val="00DF7167"/>
    <w:rsid w:val="00DF7388"/>
    <w:rsid w:val="00DF74A2"/>
    <w:rsid w:val="00DF751A"/>
    <w:rsid w:val="00E00161"/>
    <w:rsid w:val="00E0027A"/>
    <w:rsid w:val="00E00C7B"/>
    <w:rsid w:val="00E00DA3"/>
    <w:rsid w:val="00E00E4E"/>
    <w:rsid w:val="00E01765"/>
    <w:rsid w:val="00E01BEF"/>
    <w:rsid w:val="00E02003"/>
    <w:rsid w:val="00E0211D"/>
    <w:rsid w:val="00E0282C"/>
    <w:rsid w:val="00E02E2F"/>
    <w:rsid w:val="00E02E80"/>
    <w:rsid w:val="00E03087"/>
    <w:rsid w:val="00E030E5"/>
    <w:rsid w:val="00E0354A"/>
    <w:rsid w:val="00E03C68"/>
    <w:rsid w:val="00E03E15"/>
    <w:rsid w:val="00E03EA1"/>
    <w:rsid w:val="00E0483A"/>
    <w:rsid w:val="00E049BE"/>
    <w:rsid w:val="00E04B2E"/>
    <w:rsid w:val="00E054CD"/>
    <w:rsid w:val="00E05526"/>
    <w:rsid w:val="00E05CD5"/>
    <w:rsid w:val="00E061C5"/>
    <w:rsid w:val="00E0666E"/>
    <w:rsid w:val="00E06E5A"/>
    <w:rsid w:val="00E06FB9"/>
    <w:rsid w:val="00E06FC2"/>
    <w:rsid w:val="00E077B5"/>
    <w:rsid w:val="00E07A7B"/>
    <w:rsid w:val="00E07E4B"/>
    <w:rsid w:val="00E10391"/>
    <w:rsid w:val="00E1086F"/>
    <w:rsid w:val="00E10895"/>
    <w:rsid w:val="00E1091B"/>
    <w:rsid w:val="00E10CF7"/>
    <w:rsid w:val="00E10FD4"/>
    <w:rsid w:val="00E1125D"/>
    <w:rsid w:val="00E1158D"/>
    <w:rsid w:val="00E11A42"/>
    <w:rsid w:val="00E11C60"/>
    <w:rsid w:val="00E121AF"/>
    <w:rsid w:val="00E12BE1"/>
    <w:rsid w:val="00E12D2E"/>
    <w:rsid w:val="00E13215"/>
    <w:rsid w:val="00E136F7"/>
    <w:rsid w:val="00E1387B"/>
    <w:rsid w:val="00E138FC"/>
    <w:rsid w:val="00E13E78"/>
    <w:rsid w:val="00E13ED8"/>
    <w:rsid w:val="00E142F7"/>
    <w:rsid w:val="00E146B0"/>
    <w:rsid w:val="00E14800"/>
    <w:rsid w:val="00E1517E"/>
    <w:rsid w:val="00E15311"/>
    <w:rsid w:val="00E16070"/>
    <w:rsid w:val="00E167B3"/>
    <w:rsid w:val="00E16C03"/>
    <w:rsid w:val="00E1715B"/>
    <w:rsid w:val="00E1728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C45"/>
    <w:rsid w:val="00E2684F"/>
    <w:rsid w:val="00E26AAA"/>
    <w:rsid w:val="00E26B06"/>
    <w:rsid w:val="00E26B6D"/>
    <w:rsid w:val="00E26D52"/>
    <w:rsid w:val="00E272C7"/>
    <w:rsid w:val="00E27E31"/>
    <w:rsid w:val="00E30161"/>
    <w:rsid w:val="00E30639"/>
    <w:rsid w:val="00E306BA"/>
    <w:rsid w:val="00E30C81"/>
    <w:rsid w:val="00E30D83"/>
    <w:rsid w:val="00E31184"/>
    <w:rsid w:val="00E3126B"/>
    <w:rsid w:val="00E312A7"/>
    <w:rsid w:val="00E31B4C"/>
    <w:rsid w:val="00E31BB0"/>
    <w:rsid w:val="00E31CB8"/>
    <w:rsid w:val="00E31DA9"/>
    <w:rsid w:val="00E3243C"/>
    <w:rsid w:val="00E329F4"/>
    <w:rsid w:val="00E32C38"/>
    <w:rsid w:val="00E33303"/>
    <w:rsid w:val="00E33370"/>
    <w:rsid w:val="00E3343C"/>
    <w:rsid w:val="00E33749"/>
    <w:rsid w:val="00E33963"/>
    <w:rsid w:val="00E34031"/>
    <w:rsid w:val="00E34358"/>
    <w:rsid w:val="00E34453"/>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6BA"/>
    <w:rsid w:val="00E407C1"/>
    <w:rsid w:val="00E4096A"/>
    <w:rsid w:val="00E40B5B"/>
    <w:rsid w:val="00E41A70"/>
    <w:rsid w:val="00E42E0A"/>
    <w:rsid w:val="00E42E42"/>
    <w:rsid w:val="00E43396"/>
    <w:rsid w:val="00E434DA"/>
    <w:rsid w:val="00E436E9"/>
    <w:rsid w:val="00E43A92"/>
    <w:rsid w:val="00E43CED"/>
    <w:rsid w:val="00E44C79"/>
    <w:rsid w:val="00E44DB3"/>
    <w:rsid w:val="00E44F1D"/>
    <w:rsid w:val="00E454CF"/>
    <w:rsid w:val="00E45A5C"/>
    <w:rsid w:val="00E45CD0"/>
    <w:rsid w:val="00E46406"/>
    <w:rsid w:val="00E46552"/>
    <w:rsid w:val="00E467FD"/>
    <w:rsid w:val="00E46A69"/>
    <w:rsid w:val="00E46F80"/>
    <w:rsid w:val="00E472C7"/>
    <w:rsid w:val="00E47896"/>
    <w:rsid w:val="00E47901"/>
    <w:rsid w:val="00E47A8A"/>
    <w:rsid w:val="00E47CD4"/>
    <w:rsid w:val="00E50002"/>
    <w:rsid w:val="00E50280"/>
    <w:rsid w:val="00E50655"/>
    <w:rsid w:val="00E51219"/>
    <w:rsid w:val="00E51E80"/>
    <w:rsid w:val="00E522ED"/>
    <w:rsid w:val="00E52A24"/>
    <w:rsid w:val="00E52C55"/>
    <w:rsid w:val="00E5322D"/>
    <w:rsid w:val="00E53242"/>
    <w:rsid w:val="00E532A9"/>
    <w:rsid w:val="00E53729"/>
    <w:rsid w:val="00E539FF"/>
    <w:rsid w:val="00E53BF8"/>
    <w:rsid w:val="00E54422"/>
    <w:rsid w:val="00E54990"/>
    <w:rsid w:val="00E54A3A"/>
    <w:rsid w:val="00E54CF7"/>
    <w:rsid w:val="00E54EA3"/>
    <w:rsid w:val="00E55275"/>
    <w:rsid w:val="00E5596D"/>
    <w:rsid w:val="00E55C11"/>
    <w:rsid w:val="00E55F15"/>
    <w:rsid w:val="00E5641C"/>
    <w:rsid w:val="00E566A7"/>
    <w:rsid w:val="00E568F6"/>
    <w:rsid w:val="00E56EA7"/>
    <w:rsid w:val="00E57960"/>
    <w:rsid w:val="00E6046E"/>
    <w:rsid w:val="00E60B7F"/>
    <w:rsid w:val="00E61416"/>
    <w:rsid w:val="00E614F2"/>
    <w:rsid w:val="00E61693"/>
    <w:rsid w:val="00E61799"/>
    <w:rsid w:val="00E61AC1"/>
    <w:rsid w:val="00E61ED1"/>
    <w:rsid w:val="00E61FC9"/>
    <w:rsid w:val="00E62AF2"/>
    <w:rsid w:val="00E62D6E"/>
    <w:rsid w:val="00E630AA"/>
    <w:rsid w:val="00E635D3"/>
    <w:rsid w:val="00E6432F"/>
    <w:rsid w:val="00E6463D"/>
    <w:rsid w:val="00E64CA6"/>
    <w:rsid w:val="00E64EF5"/>
    <w:rsid w:val="00E65286"/>
    <w:rsid w:val="00E65FD2"/>
    <w:rsid w:val="00E66183"/>
    <w:rsid w:val="00E662CD"/>
    <w:rsid w:val="00E66AC9"/>
    <w:rsid w:val="00E66B4A"/>
    <w:rsid w:val="00E67020"/>
    <w:rsid w:val="00E6706C"/>
    <w:rsid w:val="00E674B7"/>
    <w:rsid w:val="00E6769E"/>
    <w:rsid w:val="00E67CE4"/>
    <w:rsid w:val="00E70487"/>
    <w:rsid w:val="00E706F7"/>
    <w:rsid w:val="00E70A9B"/>
    <w:rsid w:val="00E710D0"/>
    <w:rsid w:val="00E716B4"/>
    <w:rsid w:val="00E71BF5"/>
    <w:rsid w:val="00E7208F"/>
    <w:rsid w:val="00E7228E"/>
    <w:rsid w:val="00E72EDD"/>
    <w:rsid w:val="00E7354A"/>
    <w:rsid w:val="00E736E7"/>
    <w:rsid w:val="00E73915"/>
    <w:rsid w:val="00E73A86"/>
    <w:rsid w:val="00E73CA4"/>
    <w:rsid w:val="00E747DC"/>
    <w:rsid w:val="00E748C2"/>
    <w:rsid w:val="00E74DC4"/>
    <w:rsid w:val="00E7529B"/>
    <w:rsid w:val="00E758AC"/>
    <w:rsid w:val="00E75CFB"/>
    <w:rsid w:val="00E7690F"/>
    <w:rsid w:val="00E76AFC"/>
    <w:rsid w:val="00E77428"/>
    <w:rsid w:val="00E77F4A"/>
    <w:rsid w:val="00E80207"/>
    <w:rsid w:val="00E80760"/>
    <w:rsid w:val="00E80965"/>
    <w:rsid w:val="00E80C9E"/>
    <w:rsid w:val="00E8113B"/>
    <w:rsid w:val="00E81495"/>
    <w:rsid w:val="00E816FC"/>
    <w:rsid w:val="00E81975"/>
    <w:rsid w:val="00E81BD4"/>
    <w:rsid w:val="00E82091"/>
    <w:rsid w:val="00E8297D"/>
    <w:rsid w:val="00E82C61"/>
    <w:rsid w:val="00E8302F"/>
    <w:rsid w:val="00E83762"/>
    <w:rsid w:val="00E8396F"/>
    <w:rsid w:val="00E83C10"/>
    <w:rsid w:val="00E83E15"/>
    <w:rsid w:val="00E84007"/>
    <w:rsid w:val="00E844A7"/>
    <w:rsid w:val="00E84A1B"/>
    <w:rsid w:val="00E84A9D"/>
    <w:rsid w:val="00E84C94"/>
    <w:rsid w:val="00E86321"/>
    <w:rsid w:val="00E863DA"/>
    <w:rsid w:val="00E86BA8"/>
    <w:rsid w:val="00E86D92"/>
    <w:rsid w:val="00E879CB"/>
    <w:rsid w:val="00E87DF9"/>
    <w:rsid w:val="00E90851"/>
    <w:rsid w:val="00E90881"/>
    <w:rsid w:val="00E90918"/>
    <w:rsid w:val="00E90A95"/>
    <w:rsid w:val="00E90BAE"/>
    <w:rsid w:val="00E90E4B"/>
    <w:rsid w:val="00E91380"/>
    <w:rsid w:val="00E91690"/>
    <w:rsid w:val="00E91A93"/>
    <w:rsid w:val="00E9208D"/>
    <w:rsid w:val="00E924BC"/>
    <w:rsid w:val="00E92962"/>
    <w:rsid w:val="00E92AE1"/>
    <w:rsid w:val="00E92B20"/>
    <w:rsid w:val="00E931E8"/>
    <w:rsid w:val="00E93268"/>
    <w:rsid w:val="00E932C4"/>
    <w:rsid w:val="00E939BE"/>
    <w:rsid w:val="00E94125"/>
    <w:rsid w:val="00E9496C"/>
    <w:rsid w:val="00E9514C"/>
    <w:rsid w:val="00E95826"/>
    <w:rsid w:val="00E95F71"/>
    <w:rsid w:val="00E96016"/>
    <w:rsid w:val="00E9623D"/>
    <w:rsid w:val="00E96761"/>
    <w:rsid w:val="00E967A7"/>
    <w:rsid w:val="00E971F5"/>
    <w:rsid w:val="00E97320"/>
    <w:rsid w:val="00E97370"/>
    <w:rsid w:val="00E975E0"/>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D4C"/>
    <w:rsid w:val="00EA7956"/>
    <w:rsid w:val="00EA7A50"/>
    <w:rsid w:val="00EA7C47"/>
    <w:rsid w:val="00EB0364"/>
    <w:rsid w:val="00EB03FC"/>
    <w:rsid w:val="00EB0462"/>
    <w:rsid w:val="00EB046D"/>
    <w:rsid w:val="00EB0FD5"/>
    <w:rsid w:val="00EB147D"/>
    <w:rsid w:val="00EB1899"/>
    <w:rsid w:val="00EB208D"/>
    <w:rsid w:val="00EB2809"/>
    <w:rsid w:val="00EB2923"/>
    <w:rsid w:val="00EB29FB"/>
    <w:rsid w:val="00EB2E37"/>
    <w:rsid w:val="00EB2E7F"/>
    <w:rsid w:val="00EB2F11"/>
    <w:rsid w:val="00EB3349"/>
    <w:rsid w:val="00EB36D2"/>
    <w:rsid w:val="00EB3891"/>
    <w:rsid w:val="00EB40E3"/>
    <w:rsid w:val="00EB43E9"/>
    <w:rsid w:val="00EB4632"/>
    <w:rsid w:val="00EB48D1"/>
    <w:rsid w:val="00EB4D27"/>
    <w:rsid w:val="00EB5295"/>
    <w:rsid w:val="00EB5433"/>
    <w:rsid w:val="00EB5688"/>
    <w:rsid w:val="00EB5B58"/>
    <w:rsid w:val="00EB5BAB"/>
    <w:rsid w:val="00EB5D5C"/>
    <w:rsid w:val="00EB5F85"/>
    <w:rsid w:val="00EB63DD"/>
    <w:rsid w:val="00EB6ABD"/>
    <w:rsid w:val="00EB6BCE"/>
    <w:rsid w:val="00EB6C91"/>
    <w:rsid w:val="00EB6C94"/>
    <w:rsid w:val="00EB6CA1"/>
    <w:rsid w:val="00EB7276"/>
    <w:rsid w:val="00EB72FE"/>
    <w:rsid w:val="00EB7D4A"/>
    <w:rsid w:val="00EC0880"/>
    <w:rsid w:val="00EC098B"/>
    <w:rsid w:val="00EC0E87"/>
    <w:rsid w:val="00EC1568"/>
    <w:rsid w:val="00EC1B44"/>
    <w:rsid w:val="00EC1C8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759"/>
    <w:rsid w:val="00EC68D1"/>
    <w:rsid w:val="00EC6C57"/>
    <w:rsid w:val="00EC7070"/>
    <w:rsid w:val="00EC720F"/>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388"/>
    <w:rsid w:val="00ED4917"/>
    <w:rsid w:val="00ED4D0E"/>
    <w:rsid w:val="00ED4D76"/>
    <w:rsid w:val="00ED4D7C"/>
    <w:rsid w:val="00ED505E"/>
    <w:rsid w:val="00ED509B"/>
    <w:rsid w:val="00ED56EF"/>
    <w:rsid w:val="00ED5873"/>
    <w:rsid w:val="00ED5921"/>
    <w:rsid w:val="00ED5BD3"/>
    <w:rsid w:val="00ED5ED0"/>
    <w:rsid w:val="00ED64E3"/>
    <w:rsid w:val="00ED65F5"/>
    <w:rsid w:val="00ED6850"/>
    <w:rsid w:val="00ED6A7E"/>
    <w:rsid w:val="00ED6B80"/>
    <w:rsid w:val="00ED70E7"/>
    <w:rsid w:val="00ED7220"/>
    <w:rsid w:val="00ED79F5"/>
    <w:rsid w:val="00ED7B7C"/>
    <w:rsid w:val="00ED7F5B"/>
    <w:rsid w:val="00EE000D"/>
    <w:rsid w:val="00EE008B"/>
    <w:rsid w:val="00EE0615"/>
    <w:rsid w:val="00EE0AD8"/>
    <w:rsid w:val="00EE0B70"/>
    <w:rsid w:val="00EE0D8B"/>
    <w:rsid w:val="00EE1559"/>
    <w:rsid w:val="00EE1619"/>
    <w:rsid w:val="00EE1673"/>
    <w:rsid w:val="00EE1A0C"/>
    <w:rsid w:val="00EE1C0B"/>
    <w:rsid w:val="00EE1EAD"/>
    <w:rsid w:val="00EE221E"/>
    <w:rsid w:val="00EE2378"/>
    <w:rsid w:val="00EE2722"/>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5DF7"/>
    <w:rsid w:val="00EE60BF"/>
    <w:rsid w:val="00EE718B"/>
    <w:rsid w:val="00EF0607"/>
    <w:rsid w:val="00EF07C0"/>
    <w:rsid w:val="00EF0983"/>
    <w:rsid w:val="00EF09CD"/>
    <w:rsid w:val="00EF1172"/>
    <w:rsid w:val="00EF1474"/>
    <w:rsid w:val="00EF1746"/>
    <w:rsid w:val="00EF1F18"/>
    <w:rsid w:val="00EF21A4"/>
    <w:rsid w:val="00EF24D0"/>
    <w:rsid w:val="00EF280A"/>
    <w:rsid w:val="00EF2F6D"/>
    <w:rsid w:val="00EF302F"/>
    <w:rsid w:val="00EF3359"/>
    <w:rsid w:val="00EF347F"/>
    <w:rsid w:val="00EF37B3"/>
    <w:rsid w:val="00EF39F2"/>
    <w:rsid w:val="00EF4089"/>
    <w:rsid w:val="00EF42CE"/>
    <w:rsid w:val="00EF44DC"/>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53"/>
    <w:rsid w:val="00F01672"/>
    <w:rsid w:val="00F0200D"/>
    <w:rsid w:val="00F021E4"/>
    <w:rsid w:val="00F0251A"/>
    <w:rsid w:val="00F0269C"/>
    <w:rsid w:val="00F028F2"/>
    <w:rsid w:val="00F029C7"/>
    <w:rsid w:val="00F0317B"/>
    <w:rsid w:val="00F039FF"/>
    <w:rsid w:val="00F03B5C"/>
    <w:rsid w:val="00F04915"/>
    <w:rsid w:val="00F04932"/>
    <w:rsid w:val="00F04A0F"/>
    <w:rsid w:val="00F04C07"/>
    <w:rsid w:val="00F04DDF"/>
    <w:rsid w:val="00F04FBA"/>
    <w:rsid w:val="00F051C1"/>
    <w:rsid w:val="00F0528C"/>
    <w:rsid w:val="00F05833"/>
    <w:rsid w:val="00F05964"/>
    <w:rsid w:val="00F05A7B"/>
    <w:rsid w:val="00F064BC"/>
    <w:rsid w:val="00F064C1"/>
    <w:rsid w:val="00F06531"/>
    <w:rsid w:val="00F0699A"/>
    <w:rsid w:val="00F06B37"/>
    <w:rsid w:val="00F077ED"/>
    <w:rsid w:val="00F07806"/>
    <w:rsid w:val="00F07B79"/>
    <w:rsid w:val="00F1024A"/>
    <w:rsid w:val="00F10544"/>
    <w:rsid w:val="00F10BA1"/>
    <w:rsid w:val="00F115DB"/>
    <w:rsid w:val="00F122BE"/>
    <w:rsid w:val="00F12313"/>
    <w:rsid w:val="00F1246A"/>
    <w:rsid w:val="00F124D0"/>
    <w:rsid w:val="00F1250F"/>
    <w:rsid w:val="00F12795"/>
    <w:rsid w:val="00F12910"/>
    <w:rsid w:val="00F12E1B"/>
    <w:rsid w:val="00F12E39"/>
    <w:rsid w:val="00F13151"/>
    <w:rsid w:val="00F1315E"/>
    <w:rsid w:val="00F132AF"/>
    <w:rsid w:val="00F138FC"/>
    <w:rsid w:val="00F1417C"/>
    <w:rsid w:val="00F14259"/>
    <w:rsid w:val="00F143C9"/>
    <w:rsid w:val="00F14DB3"/>
    <w:rsid w:val="00F15146"/>
    <w:rsid w:val="00F15147"/>
    <w:rsid w:val="00F152CB"/>
    <w:rsid w:val="00F1563A"/>
    <w:rsid w:val="00F15A32"/>
    <w:rsid w:val="00F15AD4"/>
    <w:rsid w:val="00F15CF6"/>
    <w:rsid w:val="00F1614A"/>
    <w:rsid w:val="00F161C0"/>
    <w:rsid w:val="00F16433"/>
    <w:rsid w:val="00F16C78"/>
    <w:rsid w:val="00F1770B"/>
    <w:rsid w:val="00F17778"/>
    <w:rsid w:val="00F179D7"/>
    <w:rsid w:val="00F2011F"/>
    <w:rsid w:val="00F20A04"/>
    <w:rsid w:val="00F20B24"/>
    <w:rsid w:val="00F20D94"/>
    <w:rsid w:val="00F20F64"/>
    <w:rsid w:val="00F210D0"/>
    <w:rsid w:val="00F2120F"/>
    <w:rsid w:val="00F21845"/>
    <w:rsid w:val="00F21D43"/>
    <w:rsid w:val="00F21F1E"/>
    <w:rsid w:val="00F220A4"/>
    <w:rsid w:val="00F2226F"/>
    <w:rsid w:val="00F222AA"/>
    <w:rsid w:val="00F225F5"/>
    <w:rsid w:val="00F227A6"/>
    <w:rsid w:val="00F22C85"/>
    <w:rsid w:val="00F231EE"/>
    <w:rsid w:val="00F234CB"/>
    <w:rsid w:val="00F23B8C"/>
    <w:rsid w:val="00F23FD7"/>
    <w:rsid w:val="00F24E59"/>
    <w:rsid w:val="00F250DD"/>
    <w:rsid w:val="00F25296"/>
    <w:rsid w:val="00F25675"/>
    <w:rsid w:val="00F258BF"/>
    <w:rsid w:val="00F2615E"/>
    <w:rsid w:val="00F26515"/>
    <w:rsid w:val="00F267C0"/>
    <w:rsid w:val="00F26B97"/>
    <w:rsid w:val="00F26FF1"/>
    <w:rsid w:val="00F27858"/>
    <w:rsid w:val="00F30463"/>
    <w:rsid w:val="00F3055F"/>
    <w:rsid w:val="00F307BE"/>
    <w:rsid w:val="00F3091F"/>
    <w:rsid w:val="00F30CF4"/>
    <w:rsid w:val="00F30DC2"/>
    <w:rsid w:val="00F30E16"/>
    <w:rsid w:val="00F31D6C"/>
    <w:rsid w:val="00F32034"/>
    <w:rsid w:val="00F320E0"/>
    <w:rsid w:val="00F32333"/>
    <w:rsid w:val="00F32355"/>
    <w:rsid w:val="00F325AD"/>
    <w:rsid w:val="00F32661"/>
    <w:rsid w:val="00F32722"/>
    <w:rsid w:val="00F32794"/>
    <w:rsid w:val="00F3285E"/>
    <w:rsid w:val="00F32C19"/>
    <w:rsid w:val="00F331DE"/>
    <w:rsid w:val="00F339A7"/>
    <w:rsid w:val="00F33EEB"/>
    <w:rsid w:val="00F3404E"/>
    <w:rsid w:val="00F342CB"/>
    <w:rsid w:val="00F3453B"/>
    <w:rsid w:val="00F34582"/>
    <w:rsid w:val="00F345CD"/>
    <w:rsid w:val="00F34AF5"/>
    <w:rsid w:val="00F34B4A"/>
    <w:rsid w:val="00F35501"/>
    <w:rsid w:val="00F35730"/>
    <w:rsid w:val="00F35A86"/>
    <w:rsid w:val="00F35B2C"/>
    <w:rsid w:val="00F35C28"/>
    <w:rsid w:val="00F35F15"/>
    <w:rsid w:val="00F3619B"/>
    <w:rsid w:val="00F363BB"/>
    <w:rsid w:val="00F36584"/>
    <w:rsid w:val="00F36B8B"/>
    <w:rsid w:val="00F379DA"/>
    <w:rsid w:val="00F37BA2"/>
    <w:rsid w:val="00F40B1F"/>
    <w:rsid w:val="00F40DDD"/>
    <w:rsid w:val="00F40ECD"/>
    <w:rsid w:val="00F41162"/>
    <w:rsid w:val="00F4116B"/>
    <w:rsid w:val="00F4121A"/>
    <w:rsid w:val="00F42055"/>
    <w:rsid w:val="00F4208F"/>
    <w:rsid w:val="00F424B6"/>
    <w:rsid w:val="00F4250A"/>
    <w:rsid w:val="00F43116"/>
    <w:rsid w:val="00F4315E"/>
    <w:rsid w:val="00F435AE"/>
    <w:rsid w:val="00F435F1"/>
    <w:rsid w:val="00F43DB0"/>
    <w:rsid w:val="00F43E61"/>
    <w:rsid w:val="00F443C8"/>
    <w:rsid w:val="00F44593"/>
    <w:rsid w:val="00F44814"/>
    <w:rsid w:val="00F4504A"/>
    <w:rsid w:val="00F45663"/>
    <w:rsid w:val="00F456EE"/>
    <w:rsid w:val="00F45B05"/>
    <w:rsid w:val="00F45B24"/>
    <w:rsid w:val="00F467F9"/>
    <w:rsid w:val="00F46B12"/>
    <w:rsid w:val="00F46D32"/>
    <w:rsid w:val="00F46F48"/>
    <w:rsid w:val="00F470D7"/>
    <w:rsid w:val="00F475B5"/>
    <w:rsid w:val="00F47D52"/>
    <w:rsid w:val="00F50234"/>
    <w:rsid w:val="00F50A13"/>
    <w:rsid w:val="00F50AB8"/>
    <w:rsid w:val="00F50F95"/>
    <w:rsid w:val="00F5110A"/>
    <w:rsid w:val="00F51736"/>
    <w:rsid w:val="00F51B89"/>
    <w:rsid w:val="00F520A8"/>
    <w:rsid w:val="00F52112"/>
    <w:rsid w:val="00F52997"/>
    <w:rsid w:val="00F529D8"/>
    <w:rsid w:val="00F52B54"/>
    <w:rsid w:val="00F539A8"/>
    <w:rsid w:val="00F54294"/>
    <w:rsid w:val="00F543A8"/>
    <w:rsid w:val="00F54658"/>
    <w:rsid w:val="00F54F2F"/>
    <w:rsid w:val="00F54FA6"/>
    <w:rsid w:val="00F55791"/>
    <w:rsid w:val="00F559BE"/>
    <w:rsid w:val="00F56220"/>
    <w:rsid w:val="00F56595"/>
    <w:rsid w:val="00F56B2D"/>
    <w:rsid w:val="00F56B71"/>
    <w:rsid w:val="00F56C01"/>
    <w:rsid w:val="00F5766C"/>
    <w:rsid w:val="00F57A87"/>
    <w:rsid w:val="00F57E73"/>
    <w:rsid w:val="00F6010E"/>
    <w:rsid w:val="00F601D4"/>
    <w:rsid w:val="00F6033B"/>
    <w:rsid w:val="00F60D74"/>
    <w:rsid w:val="00F610F5"/>
    <w:rsid w:val="00F6135C"/>
    <w:rsid w:val="00F61B5D"/>
    <w:rsid w:val="00F61F94"/>
    <w:rsid w:val="00F625AB"/>
    <w:rsid w:val="00F62819"/>
    <w:rsid w:val="00F6328D"/>
    <w:rsid w:val="00F63678"/>
    <w:rsid w:val="00F6373F"/>
    <w:rsid w:val="00F63BBA"/>
    <w:rsid w:val="00F64020"/>
    <w:rsid w:val="00F6449A"/>
    <w:rsid w:val="00F64613"/>
    <w:rsid w:val="00F64C78"/>
    <w:rsid w:val="00F65388"/>
    <w:rsid w:val="00F6544B"/>
    <w:rsid w:val="00F661FD"/>
    <w:rsid w:val="00F664B1"/>
    <w:rsid w:val="00F66761"/>
    <w:rsid w:val="00F66A00"/>
    <w:rsid w:val="00F67153"/>
    <w:rsid w:val="00F70059"/>
    <w:rsid w:val="00F7019B"/>
    <w:rsid w:val="00F70B5F"/>
    <w:rsid w:val="00F71240"/>
    <w:rsid w:val="00F71393"/>
    <w:rsid w:val="00F71501"/>
    <w:rsid w:val="00F716C5"/>
    <w:rsid w:val="00F71DD8"/>
    <w:rsid w:val="00F721DA"/>
    <w:rsid w:val="00F725EE"/>
    <w:rsid w:val="00F72A6F"/>
    <w:rsid w:val="00F72A77"/>
    <w:rsid w:val="00F72DA8"/>
    <w:rsid w:val="00F731DC"/>
    <w:rsid w:val="00F7361C"/>
    <w:rsid w:val="00F737A3"/>
    <w:rsid w:val="00F73A94"/>
    <w:rsid w:val="00F73BB7"/>
    <w:rsid w:val="00F73D44"/>
    <w:rsid w:val="00F743DE"/>
    <w:rsid w:val="00F745FD"/>
    <w:rsid w:val="00F74D80"/>
    <w:rsid w:val="00F74EC4"/>
    <w:rsid w:val="00F755A7"/>
    <w:rsid w:val="00F7564C"/>
    <w:rsid w:val="00F7577C"/>
    <w:rsid w:val="00F75E2C"/>
    <w:rsid w:val="00F75ECA"/>
    <w:rsid w:val="00F7682F"/>
    <w:rsid w:val="00F76C38"/>
    <w:rsid w:val="00F76FFC"/>
    <w:rsid w:val="00F7778B"/>
    <w:rsid w:val="00F777C2"/>
    <w:rsid w:val="00F778A7"/>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F63"/>
    <w:rsid w:val="00F8407C"/>
    <w:rsid w:val="00F84839"/>
    <w:rsid w:val="00F8490C"/>
    <w:rsid w:val="00F84999"/>
    <w:rsid w:val="00F857E2"/>
    <w:rsid w:val="00F859F5"/>
    <w:rsid w:val="00F8656C"/>
    <w:rsid w:val="00F86720"/>
    <w:rsid w:val="00F868F3"/>
    <w:rsid w:val="00F8699E"/>
    <w:rsid w:val="00F86CD3"/>
    <w:rsid w:val="00F87431"/>
    <w:rsid w:val="00F87604"/>
    <w:rsid w:val="00F87750"/>
    <w:rsid w:val="00F90112"/>
    <w:rsid w:val="00F9086E"/>
    <w:rsid w:val="00F909DD"/>
    <w:rsid w:val="00F90AC6"/>
    <w:rsid w:val="00F90C29"/>
    <w:rsid w:val="00F910AF"/>
    <w:rsid w:val="00F91388"/>
    <w:rsid w:val="00F915A4"/>
    <w:rsid w:val="00F91653"/>
    <w:rsid w:val="00F91C0A"/>
    <w:rsid w:val="00F91C2A"/>
    <w:rsid w:val="00F9203E"/>
    <w:rsid w:val="00F928C2"/>
    <w:rsid w:val="00F92A4A"/>
    <w:rsid w:val="00F92AEA"/>
    <w:rsid w:val="00F92F6B"/>
    <w:rsid w:val="00F92FA1"/>
    <w:rsid w:val="00F9357E"/>
    <w:rsid w:val="00F937C2"/>
    <w:rsid w:val="00F93F32"/>
    <w:rsid w:val="00F9444C"/>
    <w:rsid w:val="00F94AF1"/>
    <w:rsid w:val="00F94B40"/>
    <w:rsid w:val="00F94F76"/>
    <w:rsid w:val="00F953EF"/>
    <w:rsid w:val="00F95CE0"/>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F8B"/>
    <w:rsid w:val="00FA416C"/>
    <w:rsid w:val="00FA4622"/>
    <w:rsid w:val="00FA49E5"/>
    <w:rsid w:val="00FA509C"/>
    <w:rsid w:val="00FA53E0"/>
    <w:rsid w:val="00FA55FF"/>
    <w:rsid w:val="00FA5857"/>
    <w:rsid w:val="00FA5B1E"/>
    <w:rsid w:val="00FA5EE3"/>
    <w:rsid w:val="00FA5FB3"/>
    <w:rsid w:val="00FA6103"/>
    <w:rsid w:val="00FA62D4"/>
    <w:rsid w:val="00FA62FE"/>
    <w:rsid w:val="00FA64F3"/>
    <w:rsid w:val="00FA68F4"/>
    <w:rsid w:val="00FA6ADD"/>
    <w:rsid w:val="00FA7110"/>
    <w:rsid w:val="00FA72CD"/>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28"/>
    <w:rsid w:val="00FB5052"/>
    <w:rsid w:val="00FB59B3"/>
    <w:rsid w:val="00FB5A6E"/>
    <w:rsid w:val="00FB5D73"/>
    <w:rsid w:val="00FB5F78"/>
    <w:rsid w:val="00FB62DD"/>
    <w:rsid w:val="00FB6462"/>
    <w:rsid w:val="00FB6A54"/>
    <w:rsid w:val="00FB6B52"/>
    <w:rsid w:val="00FB709C"/>
    <w:rsid w:val="00FB7665"/>
    <w:rsid w:val="00FB788D"/>
    <w:rsid w:val="00FB7B86"/>
    <w:rsid w:val="00FB7CC5"/>
    <w:rsid w:val="00FB7ED0"/>
    <w:rsid w:val="00FC0069"/>
    <w:rsid w:val="00FC0358"/>
    <w:rsid w:val="00FC045A"/>
    <w:rsid w:val="00FC0498"/>
    <w:rsid w:val="00FC067D"/>
    <w:rsid w:val="00FC072A"/>
    <w:rsid w:val="00FC097A"/>
    <w:rsid w:val="00FC0C31"/>
    <w:rsid w:val="00FC0D45"/>
    <w:rsid w:val="00FC0F43"/>
    <w:rsid w:val="00FC0FF0"/>
    <w:rsid w:val="00FC1B91"/>
    <w:rsid w:val="00FC1C95"/>
    <w:rsid w:val="00FC1F3B"/>
    <w:rsid w:val="00FC20EF"/>
    <w:rsid w:val="00FC260C"/>
    <w:rsid w:val="00FC277F"/>
    <w:rsid w:val="00FC2A44"/>
    <w:rsid w:val="00FC3230"/>
    <w:rsid w:val="00FC3348"/>
    <w:rsid w:val="00FC3646"/>
    <w:rsid w:val="00FC3767"/>
    <w:rsid w:val="00FC4904"/>
    <w:rsid w:val="00FC49B8"/>
    <w:rsid w:val="00FC4E6F"/>
    <w:rsid w:val="00FC55D2"/>
    <w:rsid w:val="00FC57F2"/>
    <w:rsid w:val="00FC5A3F"/>
    <w:rsid w:val="00FC5B38"/>
    <w:rsid w:val="00FC6106"/>
    <w:rsid w:val="00FC6B03"/>
    <w:rsid w:val="00FC6B3A"/>
    <w:rsid w:val="00FC6C6E"/>
    <w:rsid w:val="00FC7427"/>
    <w:rsid w:val="00FC753E"/>
    <w:rsid w:val="00FD01A5"/>
    <w:rsid w:val="00FD053B"/>
    <w:rsid w:val="00FD059A"/>
    <w:rsid w:val="00FD0C46"/>
    <w:rsid w:val="00FD119C"/>
    <w:rsid w:val="00FD1917"/>
    <w:rsid w:val="00FD197B"/>
    <w:rsid w:val="00FD1C45"/>
    <w:rsid w:val="00FD1D9C"/>
    <w:rsid w:val="00FD2112"/>
    <w:rsid w:val="00FD2463"/>
    <w:rsid w:val="00FD293B"/>
    <w:rsid w:val="00FD2B45"/>
    <w:rsid w:val="00FD3248"/>
    <w:rsid w:val="00FD3283"/>
    <w:rsid w:val="00FD35D7"/>
    <w:rsid w:val="00FD3659"/>
    <w:rsid w:val="00FD3EE1"/>
    <w:rsid w:val="00FD42BD"/>
    <w:rsid w:val="00FD45DA"/>
    <w:rsid w:val="00FD484F"/>
    <w:rsid w:val="00FD4877"/>
    <w:rsid w:val="00FD49F0"/>
    <w:rsid w:val="00FD5298"/>
    <w:rsid w:val="00FD67EB"/>
    <w:rsid w:val="00FD687D"/>
    <w:rsid w:val="00FD71D7"/>
    <w:rsid w:val="00FD7447"/>
    <w:rsid w:val="00FD7558"/>
    <w:rsid w:val="00FD7850"/>
    <w:rsid w:val="00FD790C"/>
    <w:rsid w:val="00FD7A79"/>
    <w:rsid w:val="00FD7C71"/>
    <w:rsid w:val="00FD7FEB"/>
    <w:rsid w:val="00FE028C"/>
    <w:rsid w:val="00FE02DA"/>
    <w:rsid w:val="00FE0B43"/>
    <w:rsid w:val="00FE0EE9"/>
    <w:rsid w:val="00FE11BB"/>
    <w:rsid w:val="00FE12E7"/>
    <w:rsid w:val="00FE2129"/>
    <w:rsid w:val="00FE2287"/>
    <w:rsid w:val="00FE281B"/>
    <w:rsid w:val="00FE296E"/>
    <w:rsid w:val="00FE2BF3"/>
    <w:rsid w:val="00FE2FBC"/>
    <w:rsid w:val="00FE31F7"/>
    <w:rsid w:val="00FE3E6A"/>
    <w:rsid w:val="00FE3EA1"/>
    <w:rsid w:val="00FE3EBF"/>
    <w:rsid w:val="00FE44EA"/>
    <w:rsid w:val="00FE4782"/>
    <w:rsid w:val="00FE4A8C"/>
    <w:rsid w:val="00FE4E52"/>
    <w:rsid w:val="00FE4E9D"/>
    <w:rsid w:val="00FE5289"/>
    <w:rsid w:val="00FE58D9"/>
    <w:rsid w:val="00FE5B22"/>
    <w:rsid w:val="00FE5D5F"/>
    <w:rsid w:val="00FE5FA1"/>
    <w:rsid w:val="00FE62C5"/>
    <w:rsid w:val="00FE6685"/>
    <w:rsid w:val="00FE6C72"/>
    <w:rsid w:val="00FE705A"/>
    <w:rsid w:val="00FE7D96"/>
    <w:rsid w:val="00FF0212"/>
    <w:rsid w:val="00FF041B"/>
    <w:rsid w:val="00FF0CF4"/>
    <w:rsid w:val="00FF109E"/>
    <w:rsid w:val="00FF15AD"/>
    <w:rsid w:val="00FF1CA5"/>
    <w:rsid w:val="00FF211A"/>
    <w:rsid w:val="00FF224A"/>
    <w:rsid w:val="00FF2772"/>
    <w:rsid w:val="00FF2D1D"/>
    <w:rsid w:val="00FF2F5D"/>
    <w:rsid w:val="00FF3304"/>
    <w:rsid w:val="00FF34BC"/>
    <w:rsid w:val="00FF420B"/>
    <w:rsid w:val="00FF4BE1"/>
    <w:rsid w:val="00FF50B9"/>
    <w:rsid w:val="00FF563A"/>
    <w:rsid w:val="00FF56B3"/>
    <w:rsid w:val="00FF61F3"/>
    <w:rsid w:val="00FF658B"/>
    <w:rsid w:val="00FF6D32"/>
    <w:rsid w:val="00FF76FF"/>
    <w:rsid w:val="00FF7982"/>
    <w:rsid w:val="00FF7A63"/>
    <w:rsid w:val="00FF7EFB"/>
    <w:rsid w:val="0123FA8C"/>
    <w:rsid w:val="01343309"/>
    <w:rsid w:val="01B850DB"/>
    <w:rsid w:val="01E7012F"/>
    <w:rsid w:val="022527E2"/>
    <w:rsid w:val="0320A628"/>
    <w:rsid w:val="03BA9835"/>
    <w:rsid w:val="044CFFB6"/>
    <w:rsid w:val="078FD4D8"/>
    <w:rsid w:val="087965F5"/>
    <w:rsid w:val="08BCC062"/>
    <w:rsid w:val="09665742"/>
    <w:rsid w:val="0E219308"/>
    <w:rsid w:val="13523097"/>
    <w:rsid w:val="1640D461"/>
    <w:rsid w:val="16D8D6A3"/>
    <w:rsid w:val="171527A5"/>
    <w:rsid w:val="18A7FF95"/>
    <w:rsid w:val="18DF7DF1"/>
    <w:rsid w:val="19634BAB"/>
    <w:rsid w:val="1AFF1C0C"/>
    <w:rsid w:val="1B5D6D2E"/>
    <w:rsid w:val="1E782648"/>
    <w:rsid w:val="1E79AECC"/>
    <w:rsid w:val="1ECE445F"/>
    <w:rsid w:val="1F637E66"/>
    <w:rsid w:val="1FF30482"/>
    <w:rsid w:val="20256ACC"/>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31E57D2"/>
    <w:rsid w:val="36353323"/>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53C1D6"/>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AF5FFBF"/>
    <w:rsid w:val="6BA49400"/>
    <w:rsid w:val="6BBD8A3F"/>
    <w:rsid w:val="6BC15534"/>
    <w:rsid w:val="6BEAA92C"/>
    <w:rsid w:val="6F2EC838"/>
    <w:rsid w:val="6FC8830B"/>
    <w:rsid w:val="700978EC"/>
    <w:rsid w:val="7021FCB0"/>
    <w:rsid w:val="73673ADA"/>
    <w:rsid w:val="7376E5EB"/>
    <w:rsid w:val="74839BDD"/>
    <w:rsid w:val="771C4FE3"/>
    <w:rsid w:val="781BBFD2"/>
    <w:rsid w:val="79392F25"/>
    <w:rsid w:val="79394AE4"/>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7BF7D3CC-8048-41B9-A9FE-3A1D538EF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3560EC"/>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3560EC"/>
    <w:pPr>
      <w:ind w:left="200"/>
      <w:jc w:val="left"/>
    </w:pPr>
    <w:rPr>
      <w:rFonts w:asciiTheme="minorHAnsi" w:hAnsiTheme="minorHAnsi"/>
    </w:rPr>
  </w:style>
  <w:style w:type="paragraph" w:styleId="37">
    <w:name w:val="toc 3"/>
    <w:basedOn w:val="a4"/>
    <w:autoRedefine/>
    <w:uiPriority w:val="39"/>
    <w:rsid w:val="003560EC"/>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c">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d">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e">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d"/>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e"/>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e">
    <w:name w:val="見出し基準1"/>
    <w:basedOn w:val="a4"/>
    <w:next w:val="a6"/>
    <w:rsid w:val="002A58AE"/>
    <w:pPr>
      <w:keepNext/>
      <w:keepLines/>
      <w:spacing w:before="360" w:after="120"/>
    </w:pPr>
    <w:rPr>
      <w:b/>
      <w:kern w:val="28"/>
      <w:sz w:val="28"/>
    </w:rPr>
  </w:style>
  <w:style w:type="paragraph" w:customStyle="1" w:styleId="2f">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箇条書きレベル１1"/>
    <w:basedOn w:val="a4"/>
    <w:semiHidden/>
    <w:rsid w:val="002A58AE"/>
    <w:pPr>
      <w:tabs>
        <w:tab w:val="num" w:pos="244"/>
      </w:tabs>
      <w:ind w:left="244" w:hanging="244"/>
    </w:pPr>
  </w:style>
  <w:style w:type="paragraph" w:customStyle="1" w:styleId="1f0">
    <w:name w:val="箇条書きレベル２1"/>
    <w:basedOn w:val="a4"/>
    <w:semiHidden/>
    <w:rsid w:val="002A58AE"/>
    <w:pPr>
      <w:tabs>
        <w:tab w:val="num" w:pos="630"/>
      </w:tabs>
      <w:ind w:left="630" w:hanging="420"/>
    </w:pPr>
  </w:style>
  <w:style w:type="paragraph" w:customStyle="1" w:styleId="1f1">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2">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3">
    <w:name w:val="引用1"/>
    <w:basedOn w:val="a7"/>
    <w:semiHidden/>
    <w:rsid w:val="002A58AE"/>
    <w:pPr>
      <w:keepLines/>
      <w:ind w:left="595" w:right="595"/>
    </w:pPr>
    <w:rPr>
      <w:rFonts w:eastAsia="ＭＳ ゴシック"/>
    </w:rPr>
  </w:style>
  <w:style w:type="paragraph" w:customStyle="1" w:styleId="1f4">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5">
    <w:name w:val="章題1"/>
    <w:basedOn w:val="a5"/>
    <w:next w:val="a4"/>
    <w:rsid w:val="002A58AE"/>
    <w:pPr>
      <w:spacing w:before="480" w:after="240" w:line="480" w:lineRule="exact"/>
      <w:jc w:val="center"/>
    </w:pPr>
    <w:rPr>
      <w:sz w:val="36"/>
    </w:rPr>
  </w:style>
  <w:style w:type="paragraph" w:customStyle="1" w:styleId="1f6">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7">
    <w:name w:val="表題扉1"/>
    <w:basedOn w:val="a5"/>
    <w:next w:val="a4"/>
    <w:rsid w:val="002A58AE"/>
    <w:pPr>
      <w:spacing w:before="1700" w:after="560" w:line="240" w:lineRule="auto"/>
      <w:jc w:val="center"/>
    </w:pPr>
    <w:rPr>
      <w:rFonts w:ascii="Century" w:hAnsi="Century"/>
      <w:sz w:val="56"/>
    </w:rPr>
  </w:style>
  <w:style w:type="paragraph" w:customStyle="1" w:styleId="1f8">
    <w:name w:val="部ﾗﾍﾞﾙ1"/>
    <w:basedOn w:val="a5"/>
    <w:next w:val="a4"/>
    <w:rsid w:val="002A58AE"/>
    <w:pPr>
      <w:spacing w:before="120" w:after="0" w:line="240" w:lineRule="auto"/>
      <w:jc w:val="center"/>
    </w:pPr>
    <w:rPr>
      <w:caps/>
    </w:rPr>
  </w:style>
  <w:style w:type="paragraph" w:customStyle="1" w:styleId="1f9">
    <w:name w:val="部題1"/>
    <w:basedOn w:val="a5"/>
    <w:next w:val="a4"/>
    <w:rsid w:val="002A58AE"/>
    <w:pPr>
      <w:pBdr>
        <w:bottom w:val="single" w:sz="6" w:space="6" w:color="auto"/>
      </w:pBdr>
      <w:spacing w:before="480" w:line="480" w:lineRule="exact"/>
      <w:jc w:val="center"/>
    </w:pPr>
    <w:rPr>
      <w:caps/>
      <w:sz w:val="44"/>
    </w:rPr>
  </w:style>
  <w:style w:type="paragraph" w:customStyle="1" w:styleId="1fa">
    <w:name w:val="部副題1"/>
    <w:basedOn w:val="afffffd"/>
    <w:next w:val="a7"/>
    <w:rsid w:val="002A58AE"/>
    <w:pPr>
      <w:pBdr>
        <w:bottom w:val="none" w:sz="0" w:space="0" w:color="auto"/>
      </w:pBdr>
      <w:spacing w:before="0" w:after="480" w:line="240" w:lineRule="auto"/>
    </w:pPr>
    <w:rPr>
      <w:i/>
      <w:caps w:val="0"/>
      <w:sz w:val="32"/>
    </w:rPr>
  </w:style>
  <w:style w:type="paragraph" w:customStyle="1" w:styleId="1fb">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0">
    <w:name w:val="スタイル 図表番号 + 中央揃え2"/>
    <w:basedOn w:val="afff8"/>
    <w:rsid w:val="002A58AE"/>
    <w:pPr>
      <w:ind w:firstLine="0"/>
    </w:pPr>
    <w:rPr>
      <w:rFonts w:cs="ＭＳ 明朝"/>
    </w:rPr>
  </w:style>
  <w:style w:type="character" w:customStyle="1" w:styleId="1fc">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1">
    <w:name w:val="Body Text 2"/>
    <w:basedOn w:val="a4"/>
    <w:link w:val="2f2"/>
    <w:rsid w:val="002A58AE"/>
    <w:pPr>
      <w:spacing w:line="480" w:lineRule="auto"/>
    </w:pPr>
  </w:style>
  <w:style w:type="character" w:customStyle="1" w:styleId="2f2">
    <w:name w:val="本文 2 (文字)"/>
    <w:basedOn w:val="a8"/>
    <w:link w:val="2f1"/>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3">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4">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d">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e">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5">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0">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1">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6">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7">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c"/>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c"/>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2">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8">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9">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a">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3">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b">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d"/>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e"/>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d"/>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e"/>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4">
    <w:name w:val="表 (緑)  21"/>
    <w:basedOn w:val="a9"/>
    <w:next w:val="2f7"/>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5">
    <w:name w:val="表 (オレンジ)  21"/>
    <w:basedOn w:val="a9"/>
    <w:next w:val="2f8"/>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6">
    <w:name w:val="表 (赤)  21"/>
    <w:basedOn w:val="a9"/>
    <w:next w:val="2f9"/>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7">
    <w:name w:val="表 (モノトーン)  21"/>
    <w:basedOn w:val="a9"/>
    <w:next w:val="2fa"/>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8">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8">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d"/>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e"/>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d"/>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e"/>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3">
    <w:name w:val="表 (緑)  22"/>
    <w:basedOn w:val="a9"/>
    <w:next w:val="2f7"/>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4">
    <w:name w:val="表 (オレンジ)  22"/>
    <w:basedOn w:val="a9"/>
    <w:next w:val="2f8"/>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5">
    <w:name w:val="表 (赤)  22"/>
    <w:basedOn w:val="a9"/>
    <w:next w:val="2f9"/>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6">
    <w:name w:val="表 (モノトーン)  22"/>
    <w:basedOn w:val="a9"/>
    <w:next w:val="2fa"/>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6">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7">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styleId="affffffffff0">
    <w:name w:val="Mention"/>
    <w:basedOn w:val="a8"/>
    <w:uiPriority w:val="99"/>
    <w:unhideWhenUsed/>
    <w:rsid w:val="005C512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61545185">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fugaku.zendesk.com/hc/ja/requests/new"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fugaku.r-ccs.riken.jp/doc_root/ja/user_guides/use_latest/"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fugaku.r-ccs.riken.jp/doc_root/ja/user_guides/use_latest/" TargetMode="Externa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0" ma:contentTypeDescription="新しいドキュメントを作成します。" ma:contentTypeScope="" ma:versionID="3d08fe91a017704c80d8e2958db46b44">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bbdd8c94c51faa50d633b19879b2e92c"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2.xml><?xml version="1.0" encoding="utf-8"?>
<ds:datastoreItem xmlns:ds="http://schemas.openxmlformats.org/officeDocument/2006/customXml" ds:itemID="{F0D57F49-202D-42A2-A8D4-1D56F7BEF339}">
  <ds:schemaRefs>
    <ds:schemaRef ds:uri="http://schemas.microsoft.com/sharepoint/v3/contenttype/forms"/>
  </ds:schemaRefs>
</ds:datastoreItem>
</file>

<file path=customXml/itemProps3.xml><?xml version="1.0" encoding="utf-8"?>
<ds:datastoreItem xmlns:ds="http://schemas.openxmlformats.org/officeDocument/2006/customXml" ds:itemID="{9BAFB49A-4C96-48C9-BA42-B21A45E0B4EE}">
  <ds:schemaRefs>
    <ds:schemaRef ds:uri="http://schemas.microsoft.com/office/2006/metadata/properties"/>
    <ds:schemaRef ds:uri="http://schemas.microsoft.com/office/infopath/2007/PartnerControls"/>
    <ds:schemaRef ds:uri="0c1da322-12d3-4b54-965b-93f85e07568a"/>
    <ds:schemaRef ds:uri="2f31a1f2-3b7c-4111-a918-260d967bced9"/>
  </ds:schemaRefs>
</ds:datastoreItem>
</file>

<file path=customXml/itemProps4.xml><?xml version="1.0" encoding="utf-8"?>
<ds:datastoreItem xmlns:ds="http://schemas.openxmlformats.org/officeDocument/2006/customXml" ds:itemID="{053711BF-138F-46A3-8F0C-A40F0A3A45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990</Words>
  <Characters>5647</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Hitoshi Murai</dc:creator>
  <cp:keywords/>
  <dc:description/>
  <cp:lastModifiedBy>Otagiri, Sadanori/小田切 貞憲</cp:lastModifiedBy>
  <cp:revision>22</cp:revision>
  <dcterms:created xsi:type="dcterms:W3CDTF">2023-01-15T13:49:00Z</dcterms:created>
  <dcterms:modified xsi:type="dcterms:W3CDTF">2023-03-02T23:54:00Z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2022-03-11T05:24:48Z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53b5dc0c-4d50-4442-b63c-cdfe503b1e1c</vt:lpwstr>
  </property>
  <property fmtid="{D5CDD505-2E9C-101B-9397-08002B2CF9AE}" pid="8" name="MSIP_Label_a7295cc1-d279-42ac-ab4d-3b0f4fece050_ContentBits">
    <vt:lpwstr>0</vt:lpwstr>
  </property>
  <property fmtid="{D5CDD505-2E9C-101B-9397-08002B2CF9AE}" pid="9" name="ContentTypeId">
    <vt:lpwstr>0x010100E74015F89DCDC9458ECE074A16CABC47</vt:lpwstr>
  </property>
  <property fmtid="{D5CDD505-2E9C-101B-9397-08002B2CF9AE}" pid="10" name="MediaServiceImageTags">
    <vt:lpwstr/>
  </property>
</Properties>
</file>