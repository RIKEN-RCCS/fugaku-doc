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00085" w14:textId="7087CB57" w:rsidR="00FF7A63" w:rsidRPr="001572B9" w:rsidRDefault="00FF7A63" w:rsidP="000A6D26">
      <w:pPr>
        <w:pStyle w:val="afffffff9"/>
        <w:ind w:firstLineChars="0" w:firstLine="0"/>
      </w:pPr>
    </w:p>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23E109FA" w:rsidR="00A4714A" w:rsidRPr="0072774E" w:rsidRDefault="0006415D" w:rsidP="0006415D">
      <w:pPr>
        <w:pStyle w:val="a5"/>
        <w:jc w:val="center"/>
        <w:rPr>
          <w:rFonts w:ascii="HG丸ｺﾞｼｯｸM-PRO" w:hAnsi="HG丸ｺﾞｼｯｸM-PRO"/>
          <w:sz w:val="44"/>
          <w:szCs w:val="44"/>
        </w:rPr>
      </w:pPr>
      <w:r>
        <w:rPr>
          <w:rFonts w:ascii="HG丸ｺﾞｼｯｸM-PRO" w:hAnsi="HG丸ｺﾞｼｯｸM-PRO" w:hint="eastAsia"/>
          <w:sz w:val="44"/>
          <w:szCs w:val="44"/>
        </w:rPr>
        <w:t>富岳商用ソフトウェア</w:t>
      </w:r>
      <w:r w:rsidR="00C618F1">
        <w:rPr>
          <w:rFonts w:ascii="HG丸ｺﾞｼｯｸM-PRO" w:hAnsi="HG丸ｺﾞｼｯｸM-PRO"/>
          <w:sz w:val="44"/>
          <w:szCs w:val="44"/>
        </w:rPr>
        <w:br/>
      </w:r>
      <w:r w:rsidR="00C618F1" w:rsidRPr="00220C42">
        <w:rPr>
          <w:rFonts w:ascii="HG丸ｺﾞｼｯｸM-PRO" w:hAnsi="HG丸ｺﾞｼｯｸM-PRO"/>
          <w:sz w:val="44"/>
          <w:szCs w:val="44"/>
        </w:rPr>
        <w:t>CONVERGE</w:t>
      </w:r>
      <w:r w:rsidR="00C30788" w:rsidRPr="00220C42">
        <w:rPr>
          <w:rFonts w:ascii="HG丸ｺﾞｼｯｸM-PRO" w:hAnsi="HG丸ｺﾞｼｯｸM-PRO"/>
          <w:sz w:val="44"/>
          <w:szCs w:val="44"/>
        </w:rPr>
        <w:br/>
      </w:r>
      <w:r w:rsidR="00C618F1" w:rsidRPr="00220C42">
        <w:rPr>
          <w:rFonts w:ascii="HG丸ｺﾞｼｯｸM-PRO" w:hAnsi="HG丸ｺﾞｼｯｸM-PRO" w:hint="eastAsia"/>
          <w:sz w:val="44"/>
          <w:szCs w:val="44"/>
        </w:rPr>
        <w:t>利用</w:t>
      </w:r>
      <w:r w:rsidR="00321074" w:rsidRPr="00220C42">
        <w:rPr>
          <w:rFonts w:ascii="HG丸ｺﾞｼｯｸM-PRO" w:hAnsi="HG丸ｺﾞｼｯｸM-PRO" w:hint="eastAsia"/>
          <w:sz w:val="44"/>
          <w:szCs w:val="44"/>
        </w:rPr>
        <w:t>手順書</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3E83291F" w:rsidR="00FF7A63" w:rsidRPr="001572B9" w:rsidRDefault="00FF7A63" w:rsidP="68BC7626">
      <w:pPr>
        <w:pStyle w:val="a5"/>
        <w:jc w:val="center"/>
        <w:rPr>
          <w:rFonts w:ascii="HG丸ｺﾞｼｯｸM-PRO" w:hAnsi="HG丸ｺﾞｼｯｸM-PRO"/>
          <w:sz w:val="36"/>
          <w:szCs w:val="36"/>
        </w:rPr>
      </w:pPr>
      <w:r w:rsidRPr="001572B9">
        <w:rPr>
          <w:rFonts w:ascii="HG丸ｺﾞｼｯｸM-PRO" w:hAnsi="HG丸ｺﾞｼｯｸM-PRO" w:hint="eastAsia"/>
          <w:sz w:val="36"/>
          <w:szCs w:val="36"/>
        </w:rPr>
        <w:t>20</w:t>
      </w:r>
      <w:r w:rsidR="00C936EE" w:rsidRPr="001572B9">
        <w:rPr>
          <w:rFonts w:ascii="HG丸ｺﾞｼｯｸM-PRO" w:hAnsi="HG丸ｺﾞｼｯｸM-PRO"/>
          <w:sz w:val="36"/>
          <w:szCs w:val="36"/>
        </w:rPr>
        <w:t>2</w:t>
      </w:r>
      <w:r w:rsidR="00F27058">
        <w:rPr>
          <w:rFonts w:ascii="HG丸ｺﾞｼｯｸM-PRO" w:hAnsi="HG丸ｺﾞｼｯｸM-PRO"/>
          <w:sz w:val="36"/>
          <w:szCs w:val="36"/>
        </w:rPr>
        <w:t>3</w:t>
      </w:r>
      <w:r w:rsidRPr="001572B9">
        <w:rPr>
          <w:rFonts w:ascii="HG丸ｺﾞｼｯｸM-PRO" w:hAnsi="HG丸ｺﾞｼｯｸM-PRO" w:hint="eastAsia"/>
          <w:sz w:val="36"/>
          <w:szCs w:val="36"/>
        </w:rPr>
        <w:t>年</w:t>
      </w:r>
      <w:ins w:id="1" w:author="Otagiri, Sadanori/小田切 貞憲" w:date="2023-03-03T08:53:00Z">
        <w:r w:rsidR="0034256D">
          <w:rPr>
            <w:rFonts w:ascii="HG丸ｺﾞｼｯｸM-PRO" w:hAnsi="HG丸ｺﾞｼｯｸM-PRO"/>
            <w:sz w:val="36"/>
            <w:szCs w:val="36"/>
          </w:rPr>
          <w:t>3</w:t>
        </w:r>
      </w:ins>
      <w:del w:id="2" w:author="Otagiri, Sadanori/小田切 貞憲" w:date="2023-03-03T08:53:00Z">
        <w:r w:rsidR="00F27058" w:rsidDel="0034256D">
          <w:rPr>
            <w:rFonts w:ascii="HG丸ｺﾞｼｯｸM-PRO" w:hAnsi="HG丸ｺﾞｼｯｸM-PRO"/>
            <w:sz w:val="36"/>
            <w:szCs w:val="36"/>
          </w:rPr>
          <w:delText>2</w:delText>
        </w:r>
      </w:del>
      <w:r w:rsidRPr="001572B9">
        <w:rPr>
          <w:rFonts w:ascii="HG丸ｺﾞｼｯｸM-PRO" w:hAnsi="HG丸ｺﾞｼｯｸM-PRO" w:hint="eastAsia"/>
          <w:sz w:val="36"/>
          <w:szCs w:val="36"/>
        </w:rPr>
        <w:t>月</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版数</w:t>
            </w:r>
          </w:p>
        </w:tc>
        <w:tc>
          <w:tcPr>
            <w:tcW w:w="2791" w:type="dxa"/>
            <w:shd w:val="clear" w:color="auto" w:fill="auto"/>
          </w:tcPr>
          <w:p w14:paraId="58AECE31"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更新</w:t>
            </w:r>
          </w:p>
        </w:tc>
        <w:tc>
          <w:tcPr>
            <w:tcW w:w="2837" w:type="dxa"/>
            <w:shd w:val="clear" w:color="auto" w:fill="auto"/>
          </w:tcPr>
          <w:p w14:paraId="45290F0F"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作成</w:t>
            </w:r>
          </w:p>
        </w:tc>
      </w:tr>
      <w:tr w:rsidR="00D03AA5" w:rsidRPr="001572B9" w14:paraId="728ACBE8" w14:textId="77777777" w:rsidTr="00615D88">
        <w:trPr>
          <w:trHeight w:val="853"/>
          <w:jc w:val="center"/>
        </w:trPr>
        <w:tc>
          <w:tcPr>
            <w:tcW w:w="2796" w:type="dxa"/>
            <w:shd w:val="clear" w:color="auto" w:fill="auto"/>
            <w:vAlign w:val="center"/>
          </w:tcPr>
          <w:p w14:paraId="7A4693D0" w14:textId="746E175C" w:rsidR="00D03AA5" w:rsidRPr="001572B9" w:rsidRDefault="00D03AA5" w:rsidP="00D03AA5">
            <w:pPr>
              <w:jc w:val="center"/>
              <w:rPr>
                <w:rFonts w:ascii="HG丸ｺﾞｼｯｸM-PRO" w:hAnsi="HG丸ｺﾞｼｯｸM-PRO" w:cs="Meiryo UI"/>
                <w:sz w:val="28"/>
                <w:szCs w:val="28"/>
              </w:rPr>
            </w:pPr>
            <w:r>
              <w:rPr>
                <w:rFonts w:ascii="HG丸ｺﾞｼｯｸM-PRO" w:hAnsi="HG丸ｺﾞｼｯｸM-PRO" w:cs="Meiryo UI" w:hint="eastAsia"/>
                <w:sz w:val="28"/>
                <w:szCs w:val="28"/>
              </w:rPr>
              <w:t>第</w:t>
            </w:r>
            <w:del w:id="3" w:author="Otagiri, Sadanori/小田切 貞憲" w:date="2023-03-03T08:53:00Z">
              <w:r w:rsidDel="0034256D">
                <w:rPr>
                  <w:rFonts w:ascii="HG丸ｺﾞｼｯｸM-PRO" w:hAnsi="HG丸ｺﾞｼｯｸM-PRO" w:cs="Meiryo UI" w:hint="eastAsia"/>
                  <w:sz w:val="28"/>
                  <w:szCs w:val="28"/>
                </w:rPr>
                <w:delText>1.01</w:delText>
              </w:r>
            </w:del>
            <w:ins w:id="4" w:author="Otagiri, Sadanori/小田切 貞憲" w:date="2023-03-03T08:53:00Z">
              <w:r w:rsidR="0034256D">
                <w:rPr>
                  <w:rFonts w:ascii="HG丸ｺﾞｼｯｸM-PRO" w:hAnsi="HG丸ｺﾞｼｯｸM-PRO" w:cs="Meiryo UI" w:hint="eastAsia"/>
                  <w:sz w:val="28"/>
                  <w:szCs w:val="28"/>
                </w:rPr>
                <w:t>2</w:t>
              </w:r>
              <w:r w:rsidR="0034256D">
                <w:rPr>
                  <w:rFonts w:ascii="HG丸ｺﾞｼｯｸM-PRO" w:hAnsi="HG丸ｺﾞｼｯｸM-PRO" w:cs="Meiryo UI"/>
                  <w:sz w:val="28"/>
                  <w:szCs w:val="28"/>
                </w:rPr>
                <w:t>.0</w:t>
              </w:r>
            </w:ins>
            <w:r>
              <w:rPr>
                <w:rFonts w:ascii="HG丸ｺﾞｼｯｸM-PRO" w:hAnsi="HG丸ｺﾞｼｯｸM-PRO" w:cs="Meiryo UI" w:hint="eastAsia"/>
                <w:sz w:val="28"/>
                <w:szCs w:val="28"/>
              </w:rPr>
              <w:t>版</w:t>
            </w:r>
          </w:p>
        </w:tc>
        <w:tc>
          <w:tcPr>
            <w:tcW w:w="2791" w:type="dxa"/>
            <w:shd w:val="clear" w:color="auto" w:fill="auto"/>
            <w:vAlign w:val="center"/>
          </w:tcPr>
          <w:p w14:paraId="00A185E2" w14:textId="5B1853E5" w:rsidR="00D03AA5" w:rsidRPr="001572B9" w:rsidRDefault="00570BD4" w:rsidP="00D03AA5">
            <w:pPr>
              <w:jc w:val="center"/>
              <w:rPr>
                <w:rFonts w:ascii="HG丸ｺﾞｼｯｸM-PRO" w:hAnsi="HG丸ｺﾞｼｯｸM-PRO" w:cs="Meiryo UI"/>
                <w:sz w:val="28"/>
                <w:szCs w:val="28"/>
              </w:rPr>
            </w:pPr>
            <w:ins w:id="5" w:author="Otagiri, Sadanori/小田切 貞憲" w:date="2023-03-03T08:54:00Z">
              <w:r>
                <w:rPr>
                  <w:rFonts w:ascii="HG丸ｺﾞｼｯｸM-PRO" w:hAnsi="HG丸ｺﾞｼｯｸM-PRO" w:cs="Meiryo UI" w:hint="eastAsia"/>
                  <w:sz w:val="28"/>
                  <w:szCs w:val="28"/>
                </w:rPr>
                <w:t>試行利用に対応</w:t>
              </w:r>
            </w:ins>
          </w:p>
        </w:tc>
        <w:tc>
          <w:tcPr>
            <w:tcW w:w="2837" w:type="dxa"/>
            <w:shd w:val="clear" w:color="auto" w:fill="auto"/>
            <w:vAlign w:val="center"/>
          </w:tcPr>
          <w:p w14:paraId="5AFB3771" w14:textId="25D1379E" w:rsidR="00D03AA5" w:rsidRPr="00666A2E" w:rsidRDefault="00D03AA5" w:rsidP="00D03AA5">
            <w:pPr>
              <w:jc w:val="center"/>
              <w:rPr>
                <w:rFonts w:ascii="HG丸ｺﾞｼｯｸM-PRO" w:hAnsi="HG丸ｺﾞｼｯｸM-PRO" w:cs="Arial"/>
                <w:sz w:val="28"/>
                <w:szCs w:val="28"/>
              </w:rPr>
            </w:pPr>
            <w:r>
              <w:rPr>
                <w:rFonts w:ascii="HG丸ｺﾞｼｯｸM-PRO" w:hAnsi="HG丸ｺﾞｼｯｸM-PRO" w:cs="Arial" w:hint="eastAsia"/>
                <w:sz w:val="28"/>
                <w:szCs w:val="28"/>
              </w:rPr>
              <w:t>2023/</w:t>
            </w:r>
            <w:ins w:id="6" w:author="Otagiri, Sadanori/小田切 貞憲" w:date="2023-03-03T08:53:00Z">
              <w:r w:rsidR="0034256D">
                <w:rPr>
                  <w:rFonts w:ascii="HG丸ｺﾞｼｯｸM-PRO" w:hAnsi="HG丸ｺﾞｼｯｸM-PRO" w:cs="Arial"/>
                  <w:sz w:val="28"/>
                  <w:szCs w:val="28"/>
                </w:rPr>
                <w:t>3</w:t>
              </w:r>
            </w:ins>
            <w:del w:id="7" w:author="Otagiri, Sadanori/小田切 貞憲" w:date="2023-03-03T08:53:00Z">
              <w:r w:rsidDel="0034256D">
                <w:rPr>
                  <w:rFonts w:ascii="HG丸ｺﾞｼｯｸM-PRO" w:hAnsi="HG丸ｺﾞｼｯｸM-PRO" w:cs="Arial" w:hint="eastAsia"/>
                  <w:sz w:val="28"/>
                  <w:szCs w:val="28"/>
                </w:rPr>
                <w:delText>2</w:delText>
              </w:r>
            </w:del>
            <w:r>
              <w:rPr>
                <w:rFonts w:ascii="HG丸ｺﾞｼｯｸM-PRO" w:hAnsi="HG丸ｺﾞｼｯｸM-PRO" w:cs="Arial" w:hint="eastAsia"/>
                <w:sz w:val="28"/>
                <w:szCs w:val="28"/>
              </w:rPr>
              <w:t>/</w:t>
            </w:r>
            <w:del w:id="8" w:author="Otagiri, Sadanori/小田切 貞憲" w:date="2023-03-03T08:53:00Z">
              <w:r w:rsidDel="0034256D">
                <w:rPr>
                  <w:rFonts w:ascii="HG丸ｺﾞｼｯｸM-PRO" w:hAnsi="HG丸ｺﾞｼｯｸM-PRO" w:cs="Arial" w:hint="eastAsia"/>
                  <w:sz w:val="28"/>
                  <w:szCs w:val="28"/>
                </w:rPr>
                <w:delText>22</w:delText>
              </w:r>
            </w:del>
            <w:ins w:id="9" w:author="Otagiri, Sadanori/小田切 貞憲" w:date="2023-03-03T08:53:00Z">
              <w:r w:rsidR="0034256D">
                <w:rPr>
                  <w:rFonts w:ascii="HG丸ｺﾞｼｯｸM-PRO" w:hAnsi="HG丸ｺﾞｼｯｸM-PRO" w:cs="Arial"/>
                  <w:sz w:val="28"/>
                  <w:szCs w:val="28"/>
                </w:rPr>
                <w:t>31</w:t>
              </w:r>
            </w:ins>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6804D747" w:rsidR="00FF7A63" w:rsidRPr="001572B9" w:rsidRDefault="00FF7A63" w:rsidP="00872497">
      <w:pPr>
        <w:overflowPunct/>
        <w:topLinePunct w:val="0"/>
        <w:adjustRightInd/>
        <w:spacing w:line="240" w:lineRule="auto"/>
        <w:jc w:val="left"/>
        <w:textAlignment w:val="auto"/>
        <w:rPr>
          <w:rFonts w:ascii="HG丸ｺﾞｼｯｸM-PRO" w:hAnsi="HG丸ｺﾞｼｯｸM-PRO"/>
          <w:sz w:val="28"/>
          <w:szCs w:val="28"/>
        </w:rPr>
      </w:pPr>
      <w:r w:rsidRPr="001572B9">
        <w:rPr>
          <w:rFonts w:ascii="HG丸ｺﾞｼｯｸM-PRO" w:hAnsi="HG丸ｺﾞｼｯｸM-PRO" w:hint="eastAsia"/>
          <w:sz w:val="28"/>
          <w:szCs w:val="28"/>
        </w:rPr>
        <w:lastRenderedPageBreak/>
        <w:t>目次</w:t>
      </w:r>
    </w:p>
    <w:p w14:paraId="2869479E" w14:textId="4FDC2DAA" w:rsidR="000F49CC" w:rsidRDefault="001706E9">
      <w:pPr>
        <w:pStyle w:val="14"/>
        <w:rPr>
          <w:rFonts w:eastAsiaTheme="minorEastAsia" w:cstheme="minorBidi"/>
          <w:b w:val="0"/>
          <w:bCs w:val="0"/>
          <w:noProof/>
          <w:kern w:val="2"/>
          <w:sz w:val="21"/>
          <w:szCs w:val="22"/>
        </w:rPr>
      </w:pPr>
      <w:r>
        <w:rPr>
          <w:rFonts w:ascii="HG丸ｺﾞｼｯｸM-PRO" w:hAnsi="HG丸ｺﾞｼｯｸM-PRO"/>
        </w:rPr>
        <w:fldChar w:fldCharType="begin"/>
      </w:r>
      <w:r>
        <w:rPr>
          <w:rFonts w:ascii="HG丸ｺﾞｼｯｸM-PRO" w:hAnsi="HG丸ｺﾞｼｯｸM-PRO"/>
        </w:rPr>
        <w:instrText xml:space="preserve"> TOC \o "1-5" \h \z \u </w:instrText>
      </w:r>
      <w:r>
        <w:rPr>
          <w:rFonts w:ascii="HG丸ｺﾞｼｯｸM-PRO" w:hAnsi="HG丸ｺﾞｼｯｸM-PRO"/>
        </w:rPr>
        <w:fldChar w:fldCharType="separate"/>
      </w:r>
      <w:hyperlink w:anchor="_Toc128149649" w:history="1">
        <w:r w:rsidR="000F49CC" w:rsidRPr="00183EBC">
          <w:rPr>
            <w:rStyle w:val="affffff3"/>
            <w:rFonts w:ascii="HG丸ｺﾞｼｯｸM-PRO" w:hAnsi="HG丸ｺﾞｼｯｸM-PRO"/>
            <w:noProof/>
            <w14:scene3d>
              <w14:camera w14:prst="orthographicFront"/>
              <w14:lightRig w14:rig="threePt" w14:dir="t">
                <w14:rot w14:lat="0" w14:lon="0" w14:rev="0"/>
              </w14:lightRig>
            </w14:scene3d>
          </w:rPr>
          <w:t>１.</w:t>
        </w:r>
        <w:r w:rsidR="000F49CC" w:rsidRPr="00183EBC">
          <w:rPr>
            <w:rStyle w:val="affffff3"/>
            <w:rFonts w:ascii="HG丸ｺﾞｼｯｸM-PRO" w:hAnsi="HG丸ｺﾞｼｯｸM-PRO"/>
            <w:noProof/>
          </w:rPr>
          <w:t xml:space="preserve"> まえがき</w:t>
        </w:r>
        <w:r w:rsidR="000F49CC">
          <w:rPr>
            <w:noProof/>
            <w:webHidden/>
          </w:rPr>
          <w:tab/>
        </w:r>
        <w:r w:rsidR="000F49CC">
          <w:rPr>
            <w:noProof/>
            <w:webHidden/>
          </w:rPr>
          <w:fldChar w:fldCharType="begin"/>
        </w:r>
        <w:r w:rsidR="000F49CC">
          <w:rPr>
            <w:noProof/>
            <w:webHidden/>
          </w:rPr>
          <w:instrText xml:space="preserve"> PAGEREF _Toc128149649 \h </w:instrText>
        </w:r>
        <w:r w:rsidR="000F49CC">
          <w:rPr>
            <w:noProof/>
            <w:webHidden/>
          </w:rPr>
        </w:r>
        <w:r w:rsidR="000F49CC">
          <w:rPr>
            <w:noProof/>
            <w:webHidden/>
          </w:rPr>
          <w:fldChar w:fldCharType="separate"/>
        </w:r>
        <w:r w:rsidR="000F49CC">
          <w:rPr>
            <w:noProof/>
            <w:webHidden/>
          </w:rPr>
          <w:t>1</w:t>
        </w:r>
        <w:r w:rsidR="000F49CC">
          <w:rPr>
            <w:noProof/>
            <w:webHidden/>
          </w:rPr>
          <w:fldChar w:fldCharType="end"/>
        </w:r>
      </w:hyperlink>
    </w:p>
    <w:p w14:paraId="69ED41C0" w14:textId="5D52FC78" w:rsidR="000F49CC" w:rsidRDefault="00E81E07">
      <w:pPr>
        <w:pStyle w:val="14"/>
        <w:rPr>
          <w:rFonts w:eastAsiaTheme="minorEastAsia" w:cstheme="minorBidi"/>
          <w:b w:val="0"/>
          <w:bCs w:val="0"/>
          <w:noProof/>
          <w:kern w:val="2"/>
          <w:sz w:val="21"/>
          <w:szCs w:val="22"/>
        </w:rPr>
      </w:pPr>
      <w:hyperlink w:anchor="_Toc128149650" w:history="1">
        <w:r w:rsidR="000F49CC" w:rsidRPr="00183EBC">
          <w:rPr>
            <w:rStyle w:val="affffff3"/>
            <w:rFonts w:ascii="HG丸ｺﾞｼｯｸM-PRO" w:hAnsi="HG丸ｺﾞｼｯｸM-PRO"/>
            <w:noProof/>
            <w14:scene3d>
              <w14:camera w14:prst="orthographicFront"/>
              <w14:lightRig w14:rig="threePt" w14:dir="t">
                <w14:rot w14:lat="0" w14:lon="0" w14:rev="0"/>
              </w14:lightRig>
            </w14:scene3d>
          </w:rPr>
          <w:t>２.</w:t>
        </w:r>
        <w:r w:rsidR="000F49CC" w:rsidRPr="00183EBC">
          <w:rPr>
            <w:rStyle w:val="affffff3"/>
            <w:rFonts w:ascii="HG丸ｺﾞｼｯｸM-PRO" w:hAnsi="HG丸ｺﾞｼｯｸM-PRO"/>
            <w:noProof/>
          </w:rPr>
          <w:t xml:space="preserve"> Tecplot（CONVERGEバンドル版）の利用方法</w:t>
        </w:r>
        <w:r w:rsidR="000F49CC">
          <w:rPr>
            <w:noProof/>
            <w:webHidden/>
          </w:rPr>
          <w:tab/>
        </w:r>
        <w:r w:rsidR="000F49CC">
          <w:rPr>
            <w:noProof/>
            <w:webHidden/>
          </w:rPr>
          <w:fldChar w:fldCharType="begin"/>
        </w:r>
        <w:r w:rsidR="000F49CC">
          <w:rPr>
            <w:noProof/>
            <w:webHidden/>
          </w:rPr>
          <w:instrText xml:space="preserve"> PAGEREF _Toc128149650 \h </w:instrText>
        </w:r>
        <w:r w:rsidR="000F49CC">
          <w:rPr>
            <w:noProof/>
            <w:webHidden/>
          </w:rPr>
        </w:r>
        <w:r w:rsidR="000F49CC">
          <w:rPr>
            <w:noProof/>
            <w:webHidden/>
          </w:rPr>
          <w:fldChar w:fldCharType="separate"/>
        </w:r>
        <w:r w:rsidR="000F49CC">
          <w:rPr>
            <w:noProof/>
            <w:webHidden/>
          </w:rPr>
          <w:t>2</w:t>
        </w:r>
        <w:r w:rsidR="000F49CC">
          <w:rPr>
            <w:noProof/>
            <w:webHidden/>
          </w:rPr>
          <w:fldChar w:fldCharType="end"/>
        </w:r>
      </w:hyperlink>
    </w:p>
    <w:p w14:paraId="4E005C48" w14:textId="08236369" w:rsidR="000F49CC" w:rsidRDefault="00E81E07">
      <w:pPr>
        <w:pStyle w:val="28"/>
        <w:tabs>
          <w:tab w:val="right" w:leader="dot" w:pos="9089"/>
        </w:tabs>
        <w:rPr>
          <w:rFonts w:eastAsiaTheme="minorEastAsia" w:cstheme="minorBidi"/>
          <w:noProof/>
          <w:kern w:val="2"/>
          <w:sz w:val="21"/>
          <w:szCs w:val="22"/>
        </w:rPr>
      </w:pPr>
      <w:hyperlink w:anchor="_Toc128149651" w:history="1">
        <w:r w:rsidR="000F49CC" w:rsidRPr="00183EBC">
          <w:rPr>
            <w:rStyle w:val="affffff3"/>
            <w:noProof/>
            <w14:scene3d>
              <w14:camera w14:prst="orthographicFront"/>
              <w14:lightRig w14:rig="threePt" w14:dir="t">
                <w14:rot w14:lat="0" w14:lon="0" w14:rev="0"/>
              </w14:lightRig>
            </w14:scene3d>
          </w:rPr>
          <w:t>２</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noProof/>
            <w14:scene3d>
              <w14:camera w14:prst="orthographicFront"/>
              <w14:lightRig w14:rig="threePt" w14:dir="t">
                <w14:rot w14:lat="0" w14:lon="0" w14:rev="0"/>
              </w14:lightRig>
            </w14:scene3d>
          </w:rPr>
          <w:t>１</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bCs/>
            <w:noProof/>
          </w:rPr>
          <w:t xml:space="preserve"> Tecplot</w:t>
        </w:r>
        <w:r w:rsidR="000F49CC" w:rsidRPr="00183EBC">
          <w:rPr>
            <w:rStyle w:val="affffff3"/>
            <w:bCs/>
            <w:noProof/>
          </w:rPr>
          <w:t>（</w:t>
        </w:r>
        <w:r w:rsidR="000F49CC" w:rsidRPr="00183EBC">
          <w:rPr>
            <w:rStyle w:val="affffff3"/>
            <w:bCs/>
            <w:noProof/>
          </w:rPr>
          <w:t>CONVERGE</w:t>
        </w:r>
        <w:r w:rsidR="000F49CC" w:rsidRPr="00183EBC">
          <w:rPr>
            <w:rStyle w:val="affffff3"/>
            <w:bCs/>
            <w:noProof/>
          </w:rPr>
          <w:t>バンドル版）利用時の環境設定について</w:t>
        </w:r>
        <w:r w:rsidR="000F49CC">
          <w:rPr>
            <w:noProof/>
            <w:webHidden/>
          </w:rPr>
          <w:tab/>
        </w:r>
        <w:r w:rsidR="000F49CC">
          <w:rPr>
            <w:noProof/>
            <w:webHidden/>
          </w:rPr>
          <w:fldChar w:fldCharType="begin"/>
        </w:r>
        <w:r w:rsidR="000F49CC">
          <w:rPr>
            <w:noProof/>
            <w:webHidden/>
          </w:rPr>
          <w:instrText xml:space="preserve"> PAGEREF _Toc128149651 \h </w:instrText>
        </w:r>
        <w:r w:rsidR="000F49CC">
          <w:rPr>
            <w:noProof/>
            <w:webHidden/>
          </w:rPr>
        </w:r>
        <w:r w:rsidR="000F49CC">
          <w:rPr>
            <w:noProof/>
            <w:webHidden/>
          </w:rPr>
          <w:fldChar w:fldCharType="separate"/>
        </w:r>
        <w:r w:rsidR="000F49CC">
          <w:rPr>
            <w:noProof/>
            <w:webHidden/>
          </w:rPr>
          <w:t>2</w:t>
        </w:r>
        <w:r w:rsidR="000F49CC">
          <w:rPr>
            <w:noProof/>
            <w:webHidden/>
          </w:rPr>
          <w:fldChar w:fldCharType="end"/>
        </w:r>
      </w:hyperlink>
    </w:p>
    <w:p w14:paraId="7EE127D2" w14:textId="27AA3837" w:rsidR="000F49CC" w:rsidRDefault="00E81E07">
      <w:pPr>
        <w:pStyle w:val="14"/>
        <w:rPr>
          <w:rFonts w:eastAsiaTheme="minorEastAsia" w:cstheme="minorBidi"/>
          <w:b w:val="0"/>
          <w:bCs w:val="0"/>
          <w:noProof/>
          <w:kern w:val="2"/>
          <w:sz w:val="21"/>
          <w:szCs w:val="22"/>
        </w:rPr>
      </w:pPr>
      <w:hyperlink w:anchor="_Toc128149652" w:history="1">
        <w:r w:rsidR="000F49CC" w:rsidRPr="00183EBC">
          <w:rPr>
            <w:rStyle w:val="affffff3"/>
            <w:rFonts w:ascii="HG丸ｺﾞｼｯｸM-PRO" w:hAnsi="HG丸ｺﾞｼｯｸM-PRO"/>
            <w:noProof/>
            <w14:scene3d>
              <w14:camera w14:prst="orthographicFront"/>
              <w14:lightRig w14:rig="threePt" w14:dir="t">
                <w14:rot w14:lat="0" w14:lon="0" w14:rev="0"/>
              </w14:lightRig>
            </w14:scene3d>
          </w:rPr>
          <w:t>３.</w:t>
        </w:r>
        <w:r w:rsidR="000F49CC" w:rsidRPr="00183EBC">
          <w:rPr>
            <w:rStyle w:val="affffff3"/>
            <w:rFonts w:ascii="HG丸ｺﾞｼｯｸM-PRO" w:hAnsi="HG丸ｺﾞｼｯｸM-PRO"/>
            <w:noProof/>
          </w:rPr>
          <w:t xml:space="preserve"> CONVERGE Studioの利用方法</w:t>
        </w:r>
        <w:r w:rsidR="000F49CC">
          <w:rPr>
            <w:noProof/>
            <w:webHidden/>
          </w:rPr>
          <w:tab/>
        </w:r>
        <w:r w:rsidR="000F49CC">
          <w:rPr>
            <w:noProof/>
            <w:webHidden/>
          </w:rPr>
          <w:fldChar w:fldCharType="begin"/>
        </w:r>
        <w:r w:rsidR="000F49CC">
          <w:rPr>
            <w:noProof/>
            <w:webHidden/>
          </w:rPr>
          <w:instrText xml:space="preserve"> PAGEREF _Toc128149652 \h </w:instrText>
        </w:r>
        <w:r w:rsidR="000F49CC">
          <w:rPr>
            <w:noProof/>
            <w:webHidden/>
          </w:rPr>
        </w:r>
        <w:r w:rsidR="000F49CC">
          <w:rPr>
            <w:noProof/>
            <w:webHidden/>
          </w:rPr>
          <w:fldChar w:fldCharType="separate"/>
        </w:r>
        <w:r w:rsidR="000F49CC">
          <w:rPr>
            <w:noProof/>
            <w:webHidden/>
          </w:rPr>
          <w:t>3</w:t>
        </w:r>
        <w:r w:rsidR="000F49CC">
          <w:rPr>
            <w:noProof/>
            <w:webHidden/>
          </w:rPr>
          <w:fldChar w:fldCharType="end"/>
        </w:r>
      </w:hyperlink>
    </w:p>
    <w:p w14:paraId="1EC1922F" w14:textId="11634EBF" w:rsidR="000F49CC" w:rsidRDefault="00E81E07">
      <w:pPr>
        <w:pStyle w:val="28"/>
        <w:tabs>
          <w:tab w:val="right" w:leader="dot" w:pos="9089"/>
        </w:tabs>
        <w:rPr>
          <w:rFonts w:eastAsiaTheme="minorEastAsia" w:cstheme="minorBidi"/>
          <w:noProof/>
          <w:kern w:val="2"/>
          <w:sz w:val="21"/>
          <w:szCs w:val="22"/>
        </w:rPr>
      </w:pPr>
      <w:hyperlink w:anchor="_Toc128149653" w:history="1">
        <w:r w:rsidR="000F49CC" w:rsidRPr="00183EBC">
          <w:rPr>
            <w:rStyle w:val="affffff3"/>
            <w:noProof/>
            <w14:scene3d>
              <w14:camera w14:prst="orthographicFront"/>
              <w14:lightRig w14:rig="threePt" w14:dir="t">
                <w14:rot w14:lat="0" w14:lon="0" w14:rev="0"/>
              </w14:lightRig>
            </w14:scene3d>
          </w:rPr>
          <w:t>３</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noProof/>
            <w14:scene3d>
              <w14:camera w14:prst="orthographicFront"/>
              <w14:lightRig w14:rig="threePt" w14:dir="t">
                <w14:rot w14:lat="0" w14:lon="0" w14:rev="0"/>
              </w14:lightRig>
            </w14:scene3d>
          </w:rPr>
          <w:t>１</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bCs/>
            <w:noProof/>
          </w:rPr>
          <w:t xml:space="preserve"> CONVERGE_Studio</w:t>
        </w:r>
        <w:r w:rsidR="000F49CC" w:rsidRPr="00183EBC">
          <w:rPr>
            <w:rStyle w:val="affffff3"/>
            <w:bCs/>
            <w:noProof/>
          </w:rPr>
          <w:t>利用時の環境設定について</w:t>
        </w:r>
        <w:r w:rsidR="000F49CC">
          <w:rPr>
            <w:noProof/>
            <w:webHidden/>
          </w:rPr>
          <w:tab/>
        </w:r>
        <w:r w:rsidR="000F49CC">
          <w:rPr>
            <w:noProof/>
            <w:webHidden/>
          </w:rPr>
          <w:fldChar w:fldCharType="begin"/>
        </w:r>
        <w:r w:rsidR="000F49CC">
          <w:rPr>
            <w:noProof/>
            <w:webHidden/>
          </w:rPr>
          <w:instrText xml:space="preserve"> PAGEREF _Toc128149653 \h </w:instrText>
        </w:r>
        <w:r w:rsidR="000F49CC">
          <w:rPr>
            <w:noProof/>
            <w:webHidden/>
          </w:rPr>
        </w:r>
        <w:r w:rsidR="000F49CC">
          <w:rPr>
            <w:noProof/>
            <w:webHidden/>
          </w:rPr>
          <w:fldChar w:fldCharType="separate"/>
        </w:r>
        <w:r w:rsidR="000F49CC">
          <w:rPr>
            <w:noProof/>
            <w:webHidden/>
          </w:rPr>
          <w:t>3</w:t>
        </w:r>
        <w:r w:rsidR="000F49CC">
          <w:rPr>
            <w:noProof/>
            <w:webHidden/>
          </w:rPr>
          <w:fldChar w:fldCharType="end"/>
        </w:r>
      </w:hyperlink>
    </w:p>
    <w:p w14:paraId="0311E853" w14:textId="22D6848C" w:rsidR="000F49CC" w:rsidRDefault="00E81E07">
      <w:pPr>
        <w:pStyle w:val="14"/>
        <w:rPr>
          <w:rFonts w:eastAsiaTheme="minorEastAsia" w:cstheme="minorBidi"/>
          <w:b w:val="0"/>
          <w:bCs w:val="0"/>
          <w:noProof/>
          <w:kern w:val="2"/>
          <w:sz w:val="21"/>
          <w:szCs w:val="22"/>
        </w:rPr>
      </w:pPr>
      <w:hyperlink w:anchor="_Toc128149654" w:history="1">
        <w:r w:rsidR="000F49CC" w:rsidRPr="00183EBC">
          <w:rPr>
            <w:rStyle w:val="affffff3"/>
            <w:rFonts w:ascii="HG丸ｺﾞｼｯｸM-PRO" w:hAnsi="HG丸ｺﾞｼｯｸM-PRO"/>
            <w:noProof/>
            <w14:scene3d>
              <w14:camera w14:prst="orthographicFront"/>
              <w14:lightRig w14:rig="threePt" w14:dir="t">
                <w14:rot w14:lat="0" w14:lon="0" w14:rev="0"/>
              </w14:lightRig>
            </w14:scene3d>
          </w:rPr>
          <w:t>４.</w:t>
        </w:r>
        <w:r w:rsidR="000F49CC" w:rsidRPr="00183EBC">
          <w:rPr>
            <w:rStyle w:val="affffff3"/>
            <w:rFonts w:ascii="HG丸ｺﾞｼｯｸM-PRO" w:hAnsi="HG丸ｺﾞｼｯｸM-PRO"/>
            <w:noProof/>
          </w:rPr>
          <w:t xml:space="preserve"> CONVERGEの実行方法</w:t>
        </w:r>
        <w:r w:rsidR="000F49CC">
          <w:rPr>
            <w:noProof/>
            <w:webHidden/>
          </w:rPr>
          <w:tab/>
        </w:r>
        <w:r w:rsidR="000F49CC">
          <w:rPr>
            <w:noProof/>
            <w:webHidden/>
          </w:rPr>
          <w:fldChar w:fldCharType="begin"/>
        </w:r>
        <w:r w:rsidR="000F49CC">
          <w:rPr>
            <w:noProof/>
            <w:webHidden/>
          </w:rPr>
          <w:instrText xml:space="preserve"> PAGEREF _Toc128149654 \h </w:instrText>
        </w:r>
        <w:r w:rsidR="000F49CC">
          <w:rPr>
            <w:noProof/>
            <w:webHidden/>
          </w:rPr>
        </w:r>
        <w:r w:rsidR="000F49CC">
          <w:rPr>
            <w:noProof/>
            <w:webHidden/>
          </w:rPr>
          <w:fldChar w:fldCharType="separate"/>
        </w:r>
        <w:r w:rsidR="000F49CC">
          <w:rPr>
            <w:noProof/>
            <w:webHidden/>
          </w:rPr>
          <w:t>4</w:t>
        </w:r>
        <w:r w:rsidR="000F49CC">
          <w:rPr>
            <w:noProof/>
            <w:webHidden/>
          </w:rPr>
          <w:fldChar w:fldCharType="end"/>
        </w:r>
      </w:hyperlink>
    </w:p>
    <w:p w14:paraId="610A640F" w14:textId="500EC629" w:rsidR="000F49CC" w:rsidRDefault="00E81E07">
      <w:pPr>
        <w:pStyle w:val="28"/>
        <w:tabs>
          <w:tab w:val="right" w:leader="dot" w:pos="9089"/>
        </w:tabs>
        <w:rPr>
          <w:rFonts w:eastAsiaTheme="minorEastAsia" w:cstheme="minorBidi"/>
          <w:noProof/>
          <w:kern w:val="2"/>
          <w:sz w:val="21"/>
          <w:szCs w:val="22"/>
        </w:rPr>
      </w:pPr>
      <w:hyperlink w:anchor="_Toc128149655" w:history="1">
        <w:r w:rsidR="000F49CC" w:rsidRPr="00183EBC">
          <w:rPr>
            <w:rStyle w:val="affffff3"/>
            <w:noProof/>
            <w14:scene3d>
              <w14:camera w14:prst="orthographicFront"/>
              <w14:lightRig w14:rig="threePt" w14:dir="t">
                <w14:rot w14:lat="0" w14:lon="0" w14:rev="0"/>
              </w14:lightRig>
            </w14:scene3d>
          </w:rPr>
          <w:t>４</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noProof/>
            <w14:scene3d>
              <w14:camera w14:prst="orthographicFront"/>
              <w14:lightRig w14:rig="threePt" w14:dir="t">
                <w14:rot w14:lat="0" w14:lon="0" w14:rev="0"/>
              </w14:lightRig>
            </w14:scene3d>
          </w:rPr>
          <w:t>１</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bCs/>
            <w:noProof/>
          </w:rPr>
          <w:t xml:space="preserve"> CONVERGE</w:t>
        </w:r>
        <w:r w:rsidR="000F49CC" w:rsidRPr="00183EBC">
          <w:rPr>
            <w:rStyle w:val="affffff3"/>
            <w:bCs/>
            <w:noProof/>
          </w:rPr>
          <w:t>実行時の環境設定について</w:t>
        </w:r>
        <w:r w:rsidR="000F49CC">
          <w:rPr>
            <w:noProof/>
            <w:webHidden/>
          </w:rPr>
          <w:tab/>
        </w:r>
        <w:r w:rsidR="000F49CC">
          <w:rPr>
            <w:noProof/>
            <w:webHidden/>
          </w:rPr>
          <w:fldChar w:fldCharType="begin"/>
        </w:r>
        <w:r w:rsidR="000F49CC">
          <w:rPr>
            <w:noProof/>
            <w:webHidden/>
          </w:rPr>
          <w:instrText xml:space="preserve"> PAGEREF _Toc128149655 \h </w:instrText>
        </w:r>
        <w:r w:rsidR="000F49CC">
          <w:rPr>
            <w:noProof/>
            <w:webHidden/>
          </w:rPr>
        </w:r>
        <w:r w:rsidR="000F49CC">
          <w:rPr>
            <w:noProof/>
            <w:webHidden/>
          </w:rPr>
          <w:fldChar w:fldCharType="separate"/>
        </w:r>
        <w:r w:rsidR="000F49CC">
          <w:rPr>
            <w:noProof/>
            <w:webHidden/>
          </w:rPr>
          <w:t>5</w:t>
        </w:r>
        <w:r w:rsidR="000F49CC">
          <w:rPr>
            <w:noProof/>
            <w:webHidden/>
          </w:rPr>
          <w:fldChar w:fldCharType="end"/>
        </w:r>
      </w:hyperlink>
    </w:p>
    <w:p w14:paraId="66AD7E39" w14:textId="2985E2B0" w:rsidR="000F49CC" w:rsidRDefault="00E81E07">
      <w:pPr>
        <w:pStyle w:val="14"/>
        <w:rPr>
          <w:rFonts w:eastAsiaTheme="minorEastAsia" w:cstheme="minorBidi"/>
          <w:b w:val="0"/>
          <w:bCs w:val="0"/>
          <w:noProof/>
          <w:kern w:val="2"/>
          <w:sz w:val="21"/>
          <w:szCs w:val="22"/>
        </w:rPr>
      </w:pPr>
      <w:hyperlink w:anchor="_Toc128149656" w:history="1">
        <w:r w:rsidR="000F49CC" w:rsidRPr="00183EBC">
          <w:rPr>
            <w:rStyle w:val="affffff3"/>
            <w:noProof/>
            <w14:scene3d>
              <w14:camera w14:prst="orthographicFront"/>
              <w14:lightRig w14:rig="threePt" w14:dir="t">
                <w14:rot w14:lat="0" w14:lon="0" w14:rev="0"/>
              </w14:lightRig>
            </w14:scene3d>
          </w:rPr>
          <w:t>５</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noProof/>
          </w:rPr>
          <w:t xml:space="preserve"> CONVERGE</w:t>
        </w:r>
        <w:r w:rsidR="000F49CC" w:rsidRPr="00183EBC">
          <w:rPr>
            <w:rStyle w:val="affffff3"/>
            <w:noProof/>
          </w:rPr>
          <w:t>の環境変更について</w:t>
        </w:r>
        <w:r w:rsidR="000F49CC">
          <w:rPr>
            <w:noProof/>
            <w:webHidden/>
          </w:rPr>
          <w:tab/>
        </w:r>
        <w:r w:rsidR="000F49CC">
          <w:rPr>
            <w:noProof/>
            <w:webHidden/>
          </w:rPr>
          <w:fldChar w:fldCharType="begin"/>
        </w:r>
        <w:r w:rsidR="000F49CC">
          <w:rPr>
            <w:noProof/>
            <w:webHidden/>
          </w:rPr>
          <w:instrText xml:space="preserve"> PAGEREF _Toc128149656 \h </w:instrText>
        </w:r>
        <w:r w:rsidR="000F49CC">
          <w:rPr>
            <w:noProof/>
            <w:webHidden/>
          </w:rPr>
        </w:r>
        <w:r w:rsidR="000F49CC">
          <w:rPr>
            <w:noProof/>
            <w:webHidden/>
          </w:rPr>
          <w:fldChar w:fldCharType="separate"/>
        </w:r>
        <w:r w:rsidR="000F49CC">
          <w:rPr>
            <w:noProof/>
            <w:webHidden/>
          </w:rPr>
          <w:t>6</w:t>
        </w:r>
        <w:r w:rsidR="000F49CC">
          <w:rPr>
            <w:noProof/>
            <w:webHidden/>
          </w:rPr>
          <w:fldChar w:fldCharType="end"/>
        </w:r>
      </w:hyperlink>
    </w:p>
    <w:p w14:paraId="28D03B55" w14:textId="194AD7E1" w:rsidR="000F49CC" w:rsidRDefault="00E81E07">
      <w:pPr>
        <w:pStyle w:val="14"/>
        <w:rPr>
          <w:rFonts w:eastAsiaTheme="minorEastAsia" w:cstheme="minorBidi"/>
          <w:b w:val="0"/>
          <w:bCs w:val="0"/>
          <w:noProof/>
          <w:kern w:val="2"/>
          <w:sz w:val="21"/>
          <w:szCs w:val="22"/>
        </w:rPr>
      </w:pPr>
      <w:hyperlink w:anchor="_Toc128149657" w:history="1">
        <w:r w:rsidR="000F49CC" w:rsidRPr="00183EBC">
          <w:rPr>
            <w:rStyle w:val="affffff3"/>
            <w:noProof/>
            <w14:scene3d>
              <w14:camera w14:prst="orthographicFront"/>
              <w14:lightRig w14:rig="threePt" w14:dir="t">
                <w14:rot w14:lat="0" w14:lon="0" w14:rev="0"/>
              </w14:lightRig>
            </w14:scene3d>
          </w:rPr>
          <w:t>６</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noProof/>
          </w:rPr>
          <w:t xml:space="preserve"> </w:t>
        </w:r>
        <w:r w:rsidR="000F49CC" w:rsidRPr="00183EBC">
          <w:rPr>
            <w:rStyle w:val="affffff3"/>
            <w:noProof/>
          </w:rPr>
          <w:t>問合せ方法</w:t>
        </w:r>
        <w:r w:rsidR="000F49CC">
          <w:rPr>
            <w:noProof/>
            <w:webHidden/>
          </w:rPr>
          <w:tab/>
        </w:r>
        <w:r w:rsidR="000F49CC">
          <w:rPr>
            <w:noProof/>
            <w:webHidden/>
          </w:rPr>
          <w:fldChar w:fldCharType="begin"/>
        </w:r>
        <w:r w:rsidR="000F49CC">
          <w:rPr>
            <w:noProof/>
            <w:webHidden/>
          </w:rPr>
          <w:instrText xml:space="preserve"> PAGEREF _Toc128149657 \h </w:instrText>
        </w:r>
        <w:r w:rsidR="000F49CC">
          <w:rPr>
            <w:noProof/>
            <w:webHidden/>
          </w:rPr>
        </w:r>
        <w:r w:rsidR="000F49CC">
          <w:rPr>
            <w:noProof/>
            <w:webHidden/>
          </w:rPr>
          <w:fldChar w:fldCharType="separate"/>
        </w:r>
        <w:r w:rsidR="000F49CC">
          <w:rPr>
            <w:noProof/>
            <w:webHidden/>
          </w:rPr>
          <w:t>7</w:t>
        </w:r>
        <w:r w:rsidR="000F49CC">
          <w:rPr>
            <w:noProof/>
            <w:webHidden/>
          </w:rPr>
          <w:fldChar w:fldCharType="end"/>
        </w:r>
      </w:hyperlink>
    </w:p>
    <w:p w14:paraId="5780F190" w14:textId="39CAE9ED" w:rsidR="000F49CC" w:rsidRDefault="00E81E07">
      <w:pPr>
        <w:pStyle w:val="28"/>
        <w:tabs>
          <w:tab w:val="right" w:leader="dot" w:pos="9089"/>
        </w:tabs>
        <w:rPr>
          <w:rFonts w:eastAsiaTheme="minorEastAsia" w:cstheme="minorBidi"/>
          <w:noProof/>
          <w:kern w:val="2"/>
          <w:sz w:val="21"/>
          <w:szCs w:val="22"/>
        </w:rPr>
      </w:pPr>
      <w:hyperlink w:anchor="_Toc128149658" w:history="1">
        <w:r w:rsidR="000F49CC" w:rsidRPr="00183EBC">
          <w:rPr>
            <w:rStyle w:val="affffff3"/>
            <w:noProof/>
            <w14:scene3d>
              <w14:camera w14:prst="orthographicFront"/>
              <w14:lightRig w14:rig="threePt" w14:dir="t">
                <w14:rot w14:lat="0" w14:lon="0" w14:rev="0"/>
              </w14:lightRig>
            </w14:scene3d>
          </w:rPr>
          <w:t>６</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noProof/>
            <w14:scene3d>
              <w14:camera w14:prst="orthographicFront"/>
              <w14:lightRig w14:rig="threePt" w14:dir="t">
                <w14:rot w14:lat="0" w14:lon="0" w14:rev="0"/>
              </w14:lightRig>
            </w14:scene3d>
          </w:rPr>
          <w:t>１</w:t>
        </w:r>
        <w:r w:rsidR="000F49CC" w:rsidRPr="00183EBC">
          <w:rPr>
            <w:rStyle w:val="affffff3"/>
            <w:noProof/>
            <w14:scene3d>
              <w14:camera w14:prst="orthographicFront"/>
              <w14:lightRig w14:rig="threePt" w14:dir="t">
                <w14:rot w14:lat="0" w14:lon="0" w14:rev="0"/>
              </w14:lightRig>
            </w14:scene3d>
          </w:rPr>
          <w:t>.</w:t>
        </w:r>
        <w:r w:rsidR="000F49CC" w:rsidRPr="00183EBC">
          <w:rPr>
            <w:rStyle w:val="affffff3"/>
            <w:bCs/>
            <w:noProof/>
          </w:rPr>
          <w:t xml:space="preserve"> </w:t>
        </w:r>
        <w:r w:rsidR="000F49CC" w:rsidRPr="00183EBC">
          <w:rPr>
            <w:rStyle w:val="affffff3"/>
            <w:bCs/>
            <w:noProof/>
          </w:rPr>
          <w:t>試行利用中の問合せについて</w:t>
        </w:r>
        <w:r w:rsidR="000F49CC">
          <w:rPr>
            <w:noProof/>
            <w:webHidden/>
          </w:rPr>
          <w:tab/>
        </w:r>
        <w:r w:rsidR="000F49CC">
          <w:rPr>
            <w:noProof/>
            <w:webHidden/>
          </w:rPr>
          <w:fldChar w:fldCharType="begin"/>
        </w:r>
        <w:r w:rsidR="000F49CC">
          <w:rPr>
            <w:noProof/>
            <w:webHidden/>
          </w:rPr>
          <w:instrText xml:space="preserve"> PAGEREF _Toc128149658 \h </w:instrText>
        </w:r>
        <w:r w:rsidR="000F49CC">
          <w:rPr>
            <w:noProof/>
            <w:webHidden/>
          </w:rPr>
        </w:r>
        <w:r w:rsidR="000F49CC">
          <w:rPr>
            <w:noProof/>
            <w:webHidden/>
          </w:rPr>
          <w:fldChar w:fldCharType="separate"/>
        </w:r>
        <w:r w:rsidR="000F49CC">
          <w:rPr>
            <w:noProof/>
            <w:webHidden/>
          </w:rPr>
          <w:t>7</w:t>
        </w:r>
        <w:r w:rsidR="000F49CC">
          <w:rPr>
            <w:noProof/>
            <w:webHidden/>
          </w:rPr>
          <w:fldChar w:fldCharType="end"/>
        </w:r>
      </w:hyperlink>
    </w:p>
    <w:p w14:paraId="2B680B56" w14:textId="08BFF84F" w:rsidR="00FF7A63" w:rsidRPr="001572B9" w:rsidRDefault="001706E9" w:rsidP="00BC5A52">
      <w:pPr>
        <w:pStyle w:val="14"/>
      </w:pPr>
      <w:r>
        <w:rPr>
          <w:rFonts w:ascii="HG丸ｺﾞｼｯｸM-PRO" w:hAnsi="HG丸ｺﾞｼｯｸM-PRO"/>
        </w:rPr>
        <w:fldChar w:fldCharType="end"/>
      </w:r>
    </w:p>
    <w:p w14:paraId="5CECB28D" w14:textId="0C9075CA" w:rsidR="004927E6" w:rsidRDefault="004927E6">
      <w:pPr>
        <w:pStyle w:val="37"/>
        <w:ind w:left="446"/>
      </w:pPr>
    </w:p>
    <w:p w14:paraId="5187BE07" w14:textId="77777777" w:rsidR="00FF7A63" w:rsidRPr="004927E6" w:rsidRDefault="00FF7A63" w:rsidP="00BC5A52">
      <w:pPr>
        <w:pStyle w:val="14"/>
        <w:sectPr w:rsidR="00FF7A63" w:rsidRPr="004927E6"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10" w:name="_Toc413686825"/>
      <w:bookmarkStart w:id="11" w:name="_Toc413747532"/>
      <w:bookmarkStart w:id="12" w:name="_Ref446521715"/>
      <w:r>
        <w:rPr>
          <w:rFonts w:ascii="HG丸ｺﾞｼｯｸM-PRO" w:hAnsi="HG丸ｺﾞｼｯｸM-PRO"/>
        </w:rPr>
        <w:br w:type="page"/>
      </w:r>
    </w:p>
    <w:p w14:paraId="15388C02" w14:textId="21C92543" w:rsidR="001571D2" w:rsidRPr="001572B9" w:rsidRDefault="00EB3891" w:rsidP="001F25A7">
      <w:pPr>
        <w:pStyle w:val="11"/>
        <w:ind w:left="0" w:firstLine="0"/>
        <w:rPr>
          <w:rFonts w:ascii="HG丸ｺﾞｼｯｸM-PRO" w:hAnsi="HG丸ｺﾞｼｯｸM-PRO"/>
        </w:rPr>
      </w:pPr>
      <w:bookmarkStart w:id="13" w:name="_Ref91591303"/>
      <w:bookmarkStart w:id="14" w:name="_Toc94690482"/>
      <w:bookmarkStart w:id="15" w:name="_Toc128149649"/>
      <w:bookmarkEnd w:id="10"/>
      <w:bookmarkEnd w:id="11"/>
      <w:bookmarkEnd w:id="12"/>
      <w:r>
        <w:rPr>
          <w:rFonts w:ascii="HG丸ｺﾞｼｯｸM-PRO" w:hAnsi="HG丸ｺﾞｼｯｸM-PRO" w:hint="eastAsia"/>
        </w:rPr>
        <w:lastRenderedPageBreak/>
        <w:t>まえがき</w:t>
      </w:r>
      <w:bookmarkEnd w:id="13"/>
      <w:bookmarkEnd w:id="14"/>
      <w:bookmarkEnd w:id="15"/>
    </w:p>
    <w:p w14:paraId="7AD99997" w14:textId="5A570605" w:rsidR="00C20C21" w:rsidRPr="00497B4F" w:rsidRDefault="00D300E6" w:rsidP="01343309">
      <w:pPr>
        <w:pStyle w:val="a6"/>
        <w:ind w:firstLineChars="0" w:firstLine="0"/>
        <w:rPr>
          <w:rFonts w:asciiTheme="minorEastAsia" w:eastAsiaTheme="minorEastAsia" w:hAnsiTheme="minorEastAsia"/>
          <w:b/>
          <w:bCs/>
          <w:sz w:val="22"/>
          <w:szCs w:val="22"/>
        </w:rPr>
      </w:pPr>
      <w:r w:rsidRPr="00497B4F">
        <w:rPr>
          <w:rFonts w:asciiTheme="minorEastAsia" w:eastAsiaTheme="minorEastAsia" w:hAnsiTheme="minorEastAsia" w:hint="eastAsia"/>
          <w:b/>
          <w:bCs/>
          <w:sz w:val="22"/>
          <w:szCs w:val="22"/>
        </w:rPr>
        <w:t>本書の目的</w:t>
      </w:r>
    </w:p>
    <w:p w14:paraId="0108628B" w14:textId="4F34E731" w:rsidR="00C20C21" w:rsidRPr="00A419E0" w:rsidRDefault="00D300E6" w:rsidP="001712D5">
      <w:pPr>
        <w:pStyle w:val="a6"/>
        <w:ind w:firstLine="220"/>
        <w:rPr>
          <w:rFonts w:asciiTheme="minorHAnsi" w:eastAsiaTheme="minorEastAsia" w:hAnsiTheme="minorHAnsi"/>
          <w:sz w:val="22"/>
          <w:szCs w:val="22"/>
        </w:rPr>
      </w:pPr>
      <w:r w:rsidRPr="00A419E0">
        <w:rPr>
          <w:rFonts w:asciiTheme="minorHAnsi" w:eastAsiaTheme="minorEastAsia" w:hAnsiTheme="minorHAnsi"/>
          <w:sz w:val="22"/>
          <w:szCs w:val="22"/>
        </w:rPr>
        <w:t>本書</w:t>
      </w:r>
      <w:r w:rsidR="007024E4">
        <w:rPr>
          <w:rFonts w:asciiTheme="minorHAnsi" w:eastAsiaTheme="minorEastAsia" w:hAnsiTheme="minorHAnsi" w:hint="eastAsia"/>
          <w:sz w:val="22"/>
          <w:szCs w:val="22"/>
        </w:rPr>
        <w:t>で</w:t>
      </w:r>
      <w:r w:rsidRPr="00A419E0">
        <w:rPr>
          <w:rFonts w:asciiTheme="minorHAnsi" w:eastAsiaTheme="minorEastAsia" w:hAnsiTheme="minorHAnsi"/>
          <w:sz w:val="22"/>
          <w:szCs w:val="22"/>
        </w:rPr>
        <w:t>は、</w:t>
      </w:r>
      <w:r w:rsidR="00266758" w:rsidRPr="00266758">
        <w:rPr>
          <w:rFonts w:asciiTheme="minorHAnsi" w:eastAsiaTheme="minorEastAsia" w:hAnsiTheme="minorHAnsi" w:hint="eastAsia"/>
          <w:sz w:val="22"/>
          <w:szCs w:val="22"/>
        </w:rPr>
        <w:t>理化学研究所</w:t>
      </w:r>
      <w:r w:rsidR="00266758" w:rsidRPr="00266758">
        <w:rPr>
          <w:rFonts w:asciiTheme="minorHAnsi" w:eastAsiaTheme="minorEastAsia" w:hAnsiTheme="minorHAnsi" w:hint="eastAsia"/>
          <w:sz w:val="22"/>
          <w:szCs w:val="22"/>
        </w:rPr>
        <w:t xml:space="preserve"> </w:t>
      </w:r>
      <w:r w:rsidR="00266758" w:rsidRPr="00266758">
        <w:rPr>
          <w:rFonts w:asciiTheme="minorHAnsi" w:eastAsiaTheme="minorEastAsia" w:hAnsiTheme="minorHAnsi" w:hint="eastAsia"/>
          <w:sz w:val="22"/>
          <w:szCs w:val="22"/>
        </w:rPr>
        <w:t>計算科学研究センター</w:t>
      </w:r>
      <w:r w:rsidR="00266758" w:rsidRPr="00266758">
        <w:rPr>
          <w:rFonts w:asciiTheme="minorHAnsi" w:eastAsiaTheme="minorEastAsia" w:hAnsiTheme="minorHAnsi" w:hint="eastAsia"/>
          <w:sz w:val="22"/>
          <w:szCs w:val="22"/>
        </w:rPr>
        <w:t xml:space="preserve"> (R-CCS)</w:t>
      </w:r>
      <w:r w:rsidR="00266758" w:rsidRPr="00266758">
        <w:rPr>
          <w:rFonts w:asciiTheme="minorHAnsi" w:eastAsiaTheme="minorEastAsia" w:hAnsiTheme="minorHAnsi" w:hint="eastAsia"/>
          <w:sz w:val="22"/>
          <w:szCs w:val="22"/>
        </w:rPr>
        <w:t>が</w:t>
      </w:r>
      <w:r w:rsidR="0006415D" w:rsidRPr="00A419E0">
        <w:rPr>
          <w:rFonts w:asciiTheme="minorHAnsi" w:eastAsiaTheme="minorEastAsia" w:hAnsiTheme="minorHAnsi"/>
          <w:sz w:val="22"/>
          <w:szCs w:val="22"/>
        </w:rPr>
        <w:t>スーパーコンピューター「富岳」</w:t>
      </w:r>
      <w:r w:rsidR="00C96CE2">
        <w:rPr>
          <w:rFonts w:asciiTheme="minorHAnsi" w:eastAsiaTheme="minorEastAsia" w:hAnsiTheme="minorHAnsi" w:hint="eastAsia"/>
          <w:sz w:val="22"/>
          <w:szCs w:val="22"/>
        </w:rPr>
        <w:t>上</w:t>
      </w:r>
      <w:r w:rsidRPr="00A419E0">
        <w:rPr>
          <w:rFonts w:asciiTheme="minorHAnsi" w:eastAsiaTheme="minorEastAsia" w:hAnsiTheme="minorHAnsi"/>
          <w:sz w:val="22"/>
          <w:szCs w:val="22"/>
        </w:rPr>
        <w:t>に</w:t>
      </w:r>
      <w:r w:rsidR="0041602F">
        <w:rPr>
          <w:rFonts w:asciiTheme="minorHAnsi" w:eastAsiaTheme="minorEastAsia" w:hAnsiTheme="minorHAnsi" w:hint="eastAsia"/>
          <w:sz w:val="22"/>
          <w:szCs w:val="22"/>
        </w:rPr>
        <w:t>整備</w:t>
      </w:r>
      <w:r w:rsidR="001102B0">
        <w:rPr>
          <w:rFonts w:asciiTheme="minorHAnsi" w:eastAsiaTheme="minorEastAsia" w:hAnsiTheme="minorHAnsi" w:hint="eastAsia"/>
          <w:sz w:val="22"/>
          <w:szCs w:val="22"/>
        </w:rPr>
        <w:t>した</w:t>
      </w:r>
      <w:r w:rsidR="00C618F1" w:rsidRPr="00A419E0">
        <w:rPr>
          <w:rFonts w:asciiTheme="minorHAnsi" w:eastAsiaTheme="minorEastAsia" w:hAnsiTheme="minorHAnsi"/>
          <w:sz w:val="22"/>
          <w:szCs w:val="22"/>
        </w:rPr>
        <w:t>CONVERGE</w:t>
      </w:r>
      <w:r w:rsidR="006C2302" w:rsidRPr="00A419E0">
        <w:rPr>
          <w:rFonts w:asciiTheme="minorHAnsi" w:eastAsiaTheme="minorEastAsia" w:hAnsiTheme="minorHAnsi"/>
          <w:sz w:val="22"/>
          <w:szCs w:val="22"/>
        </w:rPr>
        <w:t>の</w:t>
      </w:r>
      <w:r w:rsidR="00C618F1" w:rsidRPr="00A419E0">
        <w:rPr>
          <w:rFonts w:asciiTheme="minorHAnsi" w:eastAsiaTheme="minorEastAsia" w:hAnsiTheme="minorHAnsi"/>
          <w:sz w:val="22"/>
          <w:szCs w:val="22"/>
        </w:rPr>
        <w:t>利用</w:t>
      </w:r>
      <w:r w:rsidR="006C2302" w:rsidRPr="00A419E0">
        <w:rPr>
          <w:rFonts w:asciiTheme="minorHAnsi" w:eastAsiaTheme="minorEastAsia" w:hAnsiTheme="minorHAnsi"/>
          <w:sz w:val="22"/>
          <w:szCs w:val="22"/>
        </w:rPr>
        <w:t>方法</w:t>
      </w:r>
      <w:r w:rsidRPr="00A419E0">
        <w:rPr>
          <w:rFonts w:asciiTheme="minorHAnsi" w:eastAsiaTheme="minorEastAsia" w:hAnsiTheme="minorHAnsi"/>
          <w:sz w:val="22"/>
          <w:szCs w:val="22"/>
        </w:rPr>
        <w:t>を</w:t>
      </w:r>
      <w:r w:rsidR="00845032" w:rsidRPr="00A419E0">
        <w:rPr>
          <w:rFonts w:asciiTheme="minorHAnsi" w:eastAsiaTheme="minorEastAsia" w:hAnsiTheme="minorHAnsi"/>
          <w:sz w:val="22"/>
          <w:szCs w:val="22"/>
        </w:rPr>
        <w:t>説明します</w:t>
      </w:r>
      <w:r w:rsidRPr="00A419E0">
        <w:rPr>
          <w:rFonts w:asciiTheme="minorHAnsi" w:eastAsiaTheme="minorEastAsia" w:hAnsiTheme="minorHAnsi"/>
          <w:sz w:val="22"/>
          <w:szCs w:val="22"/>
        </w:rPr>
        <w:t>。</w:t>
      </w:r>
    </w:p>
    <w:p w14:paraId="1AC7F2A1" w14:textId="1C9B0C4A" w:rsidR="00D300E6" w:rsidRPr="00A419E0" w:rsidRDefault="00C618F1" w:rsidP="00C618F1">
      <w:pPr>
        <w:pStyle w:val="a6"/>
        <w:numPr>
          <w:ilvl w:val="0"/>
          <w:numId w:val="39"/>
        </w:numPr>
        <w:ind w:firstLineChars="0"/>
        <w:rPr>
          <w:rFonts w:asciiTheme="minorHAnsi" w:eastAsiaTheme="minorEastAsia" w:hAnsiTheme="minorHAnsi"/>
          <w:sz w:val="22"/>
          <w:szCs w:val="22"/>
        </w:rPr>
      </w:pPr>
      <w:r w:rsidRPr="00A419E0">
        <w:rPr>
          <w:rFonts w:asciiTheme="minorHAnsi" w:eastAsiaTheme="minorEastAsia" w:hAnsiTheme="minorHAnsi"/>
          <w:sz w:val="22"/>
          <w:szCs w:val="22"/>
        </w:rPr>
        <w:t>「富岳」の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00EC4521">
        <w:rPr>
          <w:rFonts w:asciiTheme="minorHAnsi" w:eastAsiaTheme="minorEastAsia" w:hAnsiTheme="minorHAnsi" w:hint="eastAsia"/>
          <w:sz w:val="22"/>
          <w:szCs w:val="22"/>
        </w:rPr>
        <w:t>富岳</w:t>
      </w:r>
      <w:r w:rsidRPr="00A419E0">
        <w:rPr>
          <w:rFonts w:asciiTheme="minorHAnsi" w:eastAsiaTheme="minorEastAsia" w:hAnsiTheme="minorHAnsi"/>
          <w:sz w:val="22"/>
          <w:szCs w:val="22"/>
        </w:rPr>
        <w:t>ポータル内の各種マニュアルを参照してください</w:t>
      </w:r>
    </w:p>
    <w:p w14:paraId="4A67037B" w14:textId="509E32E0" w:rsidR="00C618F1" w:rsidRPr="00A419E0" w:rsidRDefault="00C618F1" w:rsidP="00C618F1">
      <w:pPr>
        <w:pStyle w:val="a6"/>
        <w:numPr>
          <w:ilvl w:val="0"/>
          <w:numId w:val="39"/>
        </w:numPr>
        <w:ind w:firstLineChars="0"/>
        <w:rPr>
          <w:rFonts w:asciiTheme="minorHAnsi" w:eastAsiaTheme="minorEastAsia" w:hAnsiTheme="minorHAnsi"/>
          <w:sz w:val="22"/>
          <w:szCs w:val="22"/>
        </w:rPr>
      </w:pPr>
      <w:r w:rsidRPr="00A419E0">
        <w:rPr>
          <w:rFonts w:asciiTheme="minorHAnsi" w:eastAsiaTheme="minorEastAsia" w:hAnsiTheme="minorHAnsi"/>
          <w:sz w:val="22"/>
          <w:szCs w:val="22"/>
        </w:rPr>
        <w:t>CONVERGE</w:t>
      </w:r>
      <w:r w:rsidRPr="00A419E0">
        <w:rPr>
          <w:rFonts w:asciiTheme="minorHAnsi" w:eastAsiaTheme="minorEastAsia" w:hAnsiTheme="minorHAnsi"/>
          <w:sz w:val="22"/>
          <w:szCs w:val="22"/>
        </w:rPr>
        <w:t>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Pr="00A419E0">
        <w:rPr>
          <w:rFonts w:asciiTheme="minorHAnsi" w:eastAsiaTheme="minorEastAsia" w:hAnsiTheme="minorHAnsi"/>
          <w:sz w:val="22"/>
          <w:szCs w:val="22"/>
        </w:rPr>
        <w:t>CONVERGE</w:t>
      </w:r>
      <w:r w:rsidRPr="00A419E0">
        <w:rPr>
          <w:rFonts w:asciiTheme="minorHAnsi" w:eastAsiaTheme="minorEastAsia" w:hAnsiTheme="minorHAnsi"/>
          <w:sz w:val="22"/>
          <w:szCs w:val="22"/>
        </w:rPr>
        <w:t>のマニュアルを参照してください</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1FCA22FE" w14:textId="02995CD3" w:rsidR="00D300E6" w:rsidRPr="00A419E0" w:rsidRDefault="00845032" w:rsidP="01343309">
      <w:pPr>
        <w:pStyle w:val="a6"/>
        <w:ind w:firstLineChars="0" w:firstLine="0"/>
        <w:rPr>
          <w:rFonts w:asciiTheme="minorHAnsi" w:eastAsiaTheme="minorEastAsia" w:hAnsiTheme="minorHAnsi"/>
          <w:b/>
          <w:bCs/>
          <w:sz w:val="22"/>
          <w:szCs w:val="22"/>
        </w:rPr>
      </w:pPr>
      <w:r w:rsidRPr="00A419E0">
        <w:rPr>
          <w:rFonts w:asciiTheme="minorHAnsi" w:eastAsiaTheme="minorEastAsia" w:hAnsiTheme="minorHAnsi"/>
          <w:b/>
          <w:bCs/>
          <w:sz w:val="22"/>
          <w:szCs w:val="22"/>
        </w:rPr>
        <w:t>前提条件</w:t>
      </w:r>
    </w:p>
    <w:p w14:paraId="78366C6F" w14:textId="50A39FD9" w:rsidR="00845032" w:rsidRDefault="007024E4" w:rsidP="007024E4">
      <w:pPr>
        <w:pStyle w:val="a6"/>
        <w:ind w:firstLineChars="129" w:firstLine="284"/>
        <w:rPr>
          <w:ins w:id="16" w:author="Honda, Yusuke/本多 祐介" w:date="2023-02-24T16:44:00Z"/>
          <w:rFonts w:asciiTheme="minorEastAsia" w:eastAsiaTheme="minorEastAsia" w:hAnsiTheme="minorEastAsia"/>
          <w:sz w:val="22"/>
          <w:szCs w:val="22"/>
        </w:rPr>
      </w:pPr>
      <w:r>
        <w:rPr>
          <w:rFonts w:asciiTheme="minorHAnsi" w:eastAsiaTheme="minorEastAsia" w:hAnsiTheme="minorHAnsi" w:hint="eastAsia"/>
          <w:sz w:val="22"/>
          <w:szCs w:val="22"/>
        </w:rPr>
        <w:t>利用者が</w:t>
      </w:r>
      <w:r w:rsidR="0041602F">
        <w:rPr>
          <w:rFonts w:asciiTheme="minorHAnsi" w:eastAsiaTheme="minorEastAsia" w:hAnsiTheme="minorHAnsi" w:hint="eastAsia"/>
          <w:sz w:val="22"/>
          <w:szCs w:val="22"/>
        </w:rPr>
        <w:t>「利用開始までの流れ」に従い、</w:t>
      </w:r>
      <w:r w:rsidR="00C618F1" w:rsidRPr="00A419E0">
        <w:rPr>
          <w:rFonts w:asciiTheme="minorHAnsi" w:eastAsiaTheme="minorEastAsia" w:hAnsiTheme="minorHAnsi"/>
          <w:sz w:val="22"/>
          <w:szCs w:val="22"/>
        </w:rPr>
        <w:t>CONVERGE</w:t>
      </w:r>
      <w:r w:rsidR="00C618F1" w:rsidRPr="00A419E0">
        <w:rPr>
          <w:rFonts w:asciiTheme="minorHAnsi" w:eastAsiaTheme="minorEastAsia" w:hAnsiTheme="minorHAnsi"/>
          <w:sz w:val="22"/>
          <w:szCs w:val="22"/>
        </w:rPr>
        <w:t>のライセンス</w:t>
      </w:r>
      <w:r w:rsidR="00C618F1">
        <w:rPr>
          <w:rFonts w:asciiTheme="minorEastAsia" w:eastAsiaTheme="minorEastAsia" w:hAnsiTheme="minorEastAsia" w:hint="eastAsia"/>
          <w:sz w:val="22"/>
          <w:szCs w:val="22"/>
        </w:rPr>
        <w:t>契約締結</w:t>
      </w:r>
      <w:r w:rsidR="00EB52A3">
        <w:rPr>
          <w:rFonts w:asciiTheme="minorEastAsia" w:eastAsiaTheme="minorEastAsia" w:hAnsiTheme="minorEastAsia" w:hint="eastAsia"/>
          <w:sz w:val="22"/>
          <w:szCs w:val="22"/>
        </w:rPr>
        <w:t>などの手続きを実施し、</w:t>
      </w:r>
      <w:r w:rsidR="00F35A0D" w:rsidRPr="00F35A0D">
        <w:rPr>
          <w:rFonts w:asciiTheme="minorEastAsia" w:eastAsiaTheme="minorEastAsia" w:hAnsiTheme="minorEastAsia" w:hint="eastAsia"/>
          <w:sz w:val="22"/>
          <w:szCs w:val="22"/>
        </w:rPr>
        <w:t>ソフトウェア利用環境設定完了通知</w:t>
      </w:r>
      <w:r w:rsidR="00F35A0D">
        <w:rPr>
          <w:rFonts w:asciiTheme="minorEastAsia" w:eastAsiaTheme="minorEastAsia" w:hAnsiTheme="minorEastAsia" w:hint="eastAsia"/>
          <w:sz w:val="22"/>
          <w:szCs w:val="22"/>
        </w:rPr>
        <w:t>を受領し</w:t>
      </w:r>
      <w:r w:rsidR="00C618F1">
        <w:rPr>
          <w:rFonts w:asciiTheme="minorEastAsia" w:eastAsiaTheme="minorEastAsia" w:hAnsiTheme="minorEastAsia" w:hint="eastAsia"/>
          <w:sz w:val="22"/>
          <w:szCs w:val="22"/>
        </w:rPr>
        <w:t>ているものとします</w:t>
      </w:r>
      <w:r w:rsidR="00845032" w:rsidRPr="00A7411D">
        <w:rPr>
          <w:rFonts w:asciiTheme="minorEastAsia" w:eastAsiaTheme="minorEastAsia" w:hAnsiTheme="minorEastAsia" w:hint="eastAsia"/>
          <w:sz w:val="22"/>
          <w:szCs w:val="22"/>
        </w:rPr>
        <w:t>。</w:t>
      </w:r>
    </w:p>
    <w:p w14:paraId="303833BB" w14:textId="75AACC26" w:rsidR="000F49CC" w:rsidRPr="000F49CC" w:rsidRDefault="000F49CC" w:rsidP="000F49CC">
      <w:pPr>
        <w:pStyle w:val="a6"/>
        <w:ind w:firstLineChars="129" w:firstLine="284"/>
        <w:rPr>
          <w:rFonts w:asciiTheme="minorEastAsia" w:eastAsiaTheme="minorEastAsia" w:hAnsiTheme="minorEastAsia"/>
          <w:sz w:val="22"/>
          <w:szCs w:val="22"/>
        </w:rPr>
      </w:pPr>
      <w:ins w:id="17" w:author="Honda, Yusuke/本多 祐介" w:date="2023-02-24T16:44:00Z">
        <w:r>
          <w:rPr>
            <w:rFonts w:asciiTheme="minorHAnsi" w:eastAsiaTheme="minorEastAsia" w:hAnsiTheme="minorHAnsi" w:hint="eastAsia"/>
            <w:sz w:val="22"/>
            <w:szCs w:val="22"/>
          </w:rPr>
          <w:t>または、利用者が「試行利用開始までの流れ」に従い</w:t>
        </w:r>
      </w:ins>
      <w:ins w:id="18" w:author="Honda, Yusuke/本多 祐介" w:date="2023-02-24T16:45:00Z">
        <w:r>
          <w:rPr>
            <w:rFonts w:asciiTheme="minorHAnsi" w:eastAsiaTheme="minorEastAsia" w:hAnsiTheme="minorHAnsi"/>
            <w:sz w:val="22"/>
            <w:szCs w:val="22"/>
          </w:rPr>
          <w:t>CONVERGE</w:t>
        </w:r>
      </w:ins>
      <w:ins w:id="19" w:author="Honda, Yusuke/本多 祐介" w:date="2023-02-24T16:44:00Z">
        <w:r>
          <w:rPr>
            <w:rFonts w:asciiTheme="minorHAnsi" w:eastAsiaTheme="minorEastAsia" w:hAnsiTheme="minorHAnsi" w:hint="eastAsia"/>
            <w:sz w:val="22"/>
            <w:szCs w:val="22"/>
          </w:rPr>
          <w:t>を期間限定の試行利用する場合も本書の対象となりますが、一部手順が異なります。</w:t>
        </w:r>
      </w:ins>
    </w:p>
    <w:p w14:paraId="4C047A69" w14:textId="1E0B596F" w:rsidR="00122B4E" w:rsidRPr="00FF5B71" w:rsidRDefault="00122B4E" w:rsidP="00FF5B71">
      <w:pPr>
        <w:pStyle w:val="a6"/>
        <w:ind w:firstLine="220"/>
        <w:rPr>
          <w:rFonts w:asciiTheme="minorEastAsia" w:hAnsiTheme="minorEastAsia"/>
          <w:szCs w:val="22"/>
        </w:rPr>
      </w:pPr>
      <w:r w:rsidRPr="00FF5B71">
        <w:rPr>
          <w:rFonts w:asciiTheme="minorEastAsia" w:eastAsiaTheme="minorEastAsia" w:hAnsiTheme="minorEastAsia" w:hint="eastAsia"/>
          <w:sz w:val="22"/>
          <w:szCs w:val="22"/>
        </w:rPr>
        <w:t>「富岳」</w:t>
      </w:r>
      <w:r w:rsidR="00C96CE2" w:rsidRPr="00FF5B71">
        <w:rPr>
          <w:rFonts w:asciiTheme="minorEastAsia" w:eastAsiaTheme="minorEastAsia" w:hAnsiTheme="minorEastAsia" w:hint="eastAsia"/>
          <w:sz w:val="22"/>
          <w:szCs w:val="22"/>
        </w:rPr>
        <w:t>上</w:t>
      </w:r>
      <w:r w:rsidR="00944B6F" w:rsidRPr="00FF5B71">
        <w:rPr>
          <w:rFonts w:asciiTheme="minorEastAsia" w:eastAsiaTheme="minorEastAsia" w:hAnsiTheme="minorEastAsia" w:hint="eastAsia"/>
          <w:sz w:val="22"/>
          <w:szCs w:val="22"/>
        </w:rPr>
        <w:t>に整備された商用ソフトウェアの利用にあたっては</w:t>
      </w:r>
      <w:r w:rsidRPr="00FF5B71">
        <w:rPr>
          <w:rFonts w:asciiTheme="minorEastAsia" w:eastAsiaTheme="minorEastAsia" w:hAnsiTheme="minorEastAsia" w:hint="eastAsia"/>
          <w:sz w:val="22"/>
          <w:szCs w:val="22"/>
        </w:rPr>
        <w:t>、ソフトウェア・ライセンスの管理（動作確認）やソフトウェア動作に関する問合せ時の調査を、</w:t>
      </w:r>
      <w:r w:rsidR="00E906CD">
        <w:rPr>
          <w:rFonts w:asciiTheme="minorEastAsia" w:eastAsiaTheme="minorEastAsia" w:hAnsiTheme="minorEastAsia" w:hint="eastAsia"/>
          <w:sz w:val="22"/>
          <w:szCs w:val="22"/>
        </w:rPr>
        <w:t>R</w:t>
      </w:r>
      <w:r w:rsidR="00E906CD">
        <w:rPr>
          <w:rFonts w:asciiTheme="minorEastAsia" w:eastAsiaTheme="minorEastAsia" w:hAnsiTheme="minorEastAsia"/>
          <w:sz w:val="22"/>
          <w:szCs w:val="22"/>
        </w:rPr>
        <w:t>-CCS</w:t>
      </w:r>
      <w:r w:rsidRPr="00FF5B71">
        <w:rPr>
          <w:rFonts w:asciiTheme="minorEastAsia" w:eastAsiaTheme="minorEastAsia" w:hAnsiTheme="minorEastAsia" w:hint="eastAsia"/>
          <w:sz w:val="22"/>
          <w:szCs w:val="22"/>
        </w:rPr>
        <w:t>および協力機関がソフトウェアベンダーと協力して実施します。そのため、ライセンス情報、問合せ内容などを</w:t>
      </w:r>
      <w:r w:rsidR="00E906CD">
        <w:rPr>
          <w:rFonts w:asciiTheme="minorEastAsia" w:eastAsiaTheme="minorEastAsia" w:hAnsiTheme="minorEastAsia" w:hint="eastAsia"/>
          <w:sz w:val="22"/>
          <w:szCs w:val="22"/>
        </w:rPr>
        <w:t>R</w:t>
      </w:r>
      <w:r w:rsidR="00E906CD">
        <w:rPr>
          <w:rFonts w:asciiTheme="minorEastAsia" w:eastAsiaTheme="minorEastAsia" w:hAnsiTheme="minorEastAsia"/>
          <w:sz w:val="22"/>
          <w:szCs w:val="22"/>
        </w:rPr>
        <w:t>-CCS</w:t>
      </w:r>
      <w:r w:rsidRPr="00FF5B71">
        <w:rPr>
          <w:rFonts w:asciiTheme="minorEastAsia" w:eastAsiaTheme="minorEastAsia" w:hAnsiTheme="minorEastAsia" w:hint="eastAsia"/>
          <w:sz w:val="22"/>
          <w:szCs w:val="22"/>
        </w:rPr>
        <w:t>および協力機関</w:t>
      </w:r>
      <w:r w:rsidR="00D13196" w:rsidRPr="00FF5B71">
        <w:rPr>
          <w:rFonts w:asciiTheme="minorEastAsia" w:eastAsiaTheme="minorEastAsia" w:hAnsiTheme="minorEastAsia" w:hint="eastAsia"/>
          <w:sz w:val="22"/>
          <w:szCs w:val="22"/>
        </w:rPr>
        <w:t>、</w:t>
      </w:r>
      <w:r w:rsidRPr="00FF5B71">
        <w:rPr>
          <w:rFonts w:asciiTheme="minorEastAsia" w:eastAsiaTheme="minorEastAsia" w:hAnsiTheme="minorEastAsia" w:hint="eastAsia"/>
          <w:sz w:val="22"/>
          <w:szCs w:val="22"/>
        </w:rPr>
        <w:t>ソフトウェアベンダー間で相互に共有する場合があります。あらかじめご了承ください。</w:t>
      </w:r>
    </w:p>
    <w:p w14:paraId="2748876E" w14:textId="77777777" w:rsidR="00994916" w:rsidRPr="00A7411D" w:rsidRDefault="00994916" w:rsidP="00497B4F">
      <w:pPr>
        <w:pStyle w:val="a6"/>
        <w:ind w:firstLineChars="0" w:firstLine="0"/>
        <w:rPr>
          <w:rFonts w:asciiTheme="minorEastAsia" w:eastAsiaTheme="minorEastAsia" w:hAnsiTheme="minorEastAsia"/>
          <w:sz w:val="22"/>
          <w:szCs w:val="22"/>
        </w:rPr>
      </w:pPr>
    </w:p>
    <w:p w14:paraId="31F9EC8F" w14:textId="6C37DF5A" w:rsidR="00994916" w:rsidRDefault="00994916">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36806D3E" w14:textId="77777777" w:rsidR="001C4888" w:rsidRDefault="001C4888" w:rsidP="00C91648">
      <w:pPr>
        <w:pStyle w:val="afffffff9"/>
        <w:ind w:firstLineChars="0" w:firstLine="0"/>
        <w:rPr>
          <w:color w:val="FF0000"/>
        </w:rPr>
      </w:pPr>
    </w:p>
    <w:p w14:paraId="6FD870AF" w14:textId="20F0145D" w:rsidR="00B25123" w:rsidRPr="001572B9" w:rsidRDefault="00677C0C" w:rsidP="001F25A7">
      <w:pPr>
        <w:pStyle w:val="11"/>
        <w:ind w:left="0" w:firstLine="0"/>
        <w:rPr>
          <w:rFonts w:ascii="HG丸ｺﾞｼｯｸM-PRO" w:hAnsi="HG丸ｺﾞｼｯｸM-PRO"/>
        </w:rPr>
      </w:pPr>
      <w:bookmarkStart w:id="20" w:name="_Toc94690483"/>
      <w:bookmarkStart w:id="21" w:name="_Toc128149650"/>
      <w:proofErr w:type="spellStart"/>
      <w:r>
        <w:rPr>
          <w:rFonts w:ascii="HG丸ｺﾞｼｯｸM-PRO" w:hAnsi="HG丸ｺﾞｼｯｸM-PRO"/>
        </w:rPr>
        <w:t>T</w:t>
      </w:r>
      <w:r w:rsidR="00AE0A4C">
        <w:rPr>
          <w:rFonts w:ascii="HG丸ｺﾞｼｯｸM-PRO" w:hAnsi="HG丸ｺﾞｼｯｸM-PRO"/>
        </w:rPr>
        <w:t>ecplot</w:t>
      </w:r>
      <w:proofErr w:type="spellEnd"/>
      <w:r w:rsidR="00F87469">
        <w:rPr>
          <w:rFonts w:ascii="HG丸ｺﾞｼｯｸM-PRO" w:hAnsi="HG丸ｺﾞｼｯｸM-PRO" w:hint="eastAsia"/>
        </w:rPr>
        <w:t>（CONVERGEバンドル版）</w:t>
      </w:r>
      <w:r w:rsidR="00B25123">
        <w:rPr>
          <w:rFonts w:ascii="HG丸ｺﾞｼｯｸM-PRO" w:hAnsi="HG丸ｺﾞｼｯｸM-PRO" w:hint="eastAsia"/>
        </w:rPr>
        <w:t>の利用方法</w:t>
      </w:r>
      <w:bookmarkEnd w:id="20"/>
      <w:bookmarkEnd w:id="21"/>
    </w:p>
    <w:p w14:paraId="62C74932" w14:textId="387CFFF1" w:rsidR="00871F08" w:rsidRDefault="003B64F0" w:rsidP="00240954">
      <w:pPr>
        <w:pStyle w:val="afffffff9"/>
        <w:ind w:firstLineChars="129" w:firstLine="284"/>
      </w:pPr>
      <w:proofErr w:type="spellStart"/>
      <w:r w:rsidRPr="00610C81">
        <w:rPr>
          <w:rFonts w:hint="eastAsia"/>
        </w:rPr>
        <w:t>Tec</w:t>
      </w:r>
      <w:r w:rsidRPr="00610C81">
        <w:t>plot</w:t>
      </w:r>
      <w:proofErr w:type="spellEnd"/>
      <w:r w:rsidR="004C62D9">
        <w:rPr>
          <w:rFonts w:hint="eastAsia"/>
        </w:rPr>
        <w:t>の</w:t>
      </w:r>
      <w:r w:rsidR="00677C0C" w:rsidRPr="00610C81">
        <w:rPr>
          <w:rFonts w:hint="eastAsia"/>
        </w:rPr>
        <w:t>実行</w:t>
      </w:r>
      <w:r w:rsidR="0070482A">
        <w:rPr>
          <w:rFonts w:hint="eastAsia"/>
        </w:rPr>
        <w:t>コマンド</w:t>
      </w:r>
      <w:r w:rsidR="00677C0C" w:rsidRPr="00610C81">
        <w:rPr>
          <w:rFonts w:hint="eastAsia"/>
        </w:rPr>
        <w:t>例を以下に示します。作業環境に合わせて適宜修正してください。</w:t>
      </w:r>
      <w:r w:rsidR="00677C0C" w:rsidRPr="00677C0C">
        <w:rPr>
          <w:rFonts w:hint="eastAsia"/>
          <w:color w:val="FF0000"/>
        </w:rPr>
        <w:t>赤字箇所</w:t>
      </w:r>
      <w:r w:rsidR="00677C0C" w:rsidRPr="00610C81">
        <w:rPr>
          <w:rFonts w:hint="eastAsia"/>
        </w:rPr>
        <w:t>の</w:t>
      </w:r>
      <w:r w:rsidR="006351A3">
        <w:rPr>
          <w:rFonts w:hint="eastAsia"/>
        </w:rPr>
        <w:t>記述</w:t>
      </w:r>
      <w:r w:rsidR="00677C0C" w:rsidRPr="00610C81">
        <w:rPr>
          <w:rFonts w:hint="eastAsia"/>
        </w:rPr>
        <w:t>方法については後述の説明文を</w:t>
      </w:r>
      <w:r w:rsidR="00263DB5">
        <w:rPr>
          <w:rFonts w:hint="eastAsia"/>
        </w:rPr>
        <w:t>ご確認ください</w:t>
      </w:r>
      <w:r w:rsidR="00677C0C" w:rsidRPr="00610C81">
        <w:rPr>
          <w:rFonts w:hint="eastAsia"/>
        </w:rPr>
        <w:t>。</w:t>
      </w:r>
      <w:proofErr w:type="spellStart"/>
      <w:r w:rsidRPr="00610C81">
        <w:rPr>
          <w:rFonts w:hint="eastAsia"/>
        </w:rPr>
        <w:t>Tec</w:t>
      </w:r>
      <w:r w:rsidRPr="00610C81">
        <w:t>plot</w:t>
      </w:r>
      <w:proofErr w:type="spellEnd"/>
      <w:r w:rsidRPr="00610C81">
        <w:rPr>
          <w:rFonts w:hint="eastAsia"/>
        </w:rPr>
        <w:t>はプリポスト環境で利用します。</w:t>
      </w:r>
      <w:r w:rsidR="00871F08">
        <w:rPr>
          <w:rFonts w:hint="eastAsia"/>
        </w:rPr>
        <w:t>下記コマンド実行までの手順は、</w:t>
      </w:r>
      <w:r w:rsidR="00C537AA">
        <w:rPr>
          <w:rFonts w:hint="eastAsia"/>
        </w:rPr>
        <w:t>富岳ポータルの</w:t>
      </w:r>
      <w:hyperlink r:id="rId16" w:history="1">
        <w:r w:rsidR="00871F08" w:rsidRPr="008C7766">
          <w:rPr>
            <w:rFonts w:asciiTheme="minorEastAsia" w:hAnsiTheme="minorEastAsia" w:cs="Arial"/>
            <w:color w:val="003D74"/>
            <w:kern w:val="20"/>
            <w:szCs w:val="22"/>
            <w:u w:val="single"/>
            <w:bdr w:val="none" w:sz="0" w:space="0" w:color="auto" w:frame="1"/>
            <w:shd w:val="clear" w:color="auto" w:fill="F8F9FA"/>
          </w:rPr>
          <w:t>富岳 可視化 利用ガイド</w:t>
        </w:r>
      </w:hyperlink>
      <w:r w:rsidR="00871F08" w:rsidRPr="008C7766">
        <w:rPr>
          <w:rFonts w:asciiTheme="minorEastAsia" w:hAnsiTheme="minorEastAsia" w:cs="Times New Roman" w:hint="eastAsia"/>
          <w:kern w:val="20"/>
          <w:szCs w:val="22"/>
        </w:rPr>
        <w:t>をご参照ください。</w:t>
      </w:r>
    </w:p>
    <w:tbl>
      <w:tblPr>
        <w:tblStyle w:val="ad"/>
        <w:tblW w:w="0" w:type="auto"/>
        <w:tblLook w:val="04A0" w:firstRow="1" w:lastRow="0" w:firstColumn="1" w:lastColumn="0" w:noHBand="0" w:noVBand="1"/>
      </w:tblPr>
      <w:tblGrid>
        <w:gridCol w:w="9059"/>
      </w:tblGrid>
      <w:tr w:rsidR="009018E4" w:rsidRPr="00467353" w14:paraId="4A23A1D2" w14:textId="77777777" w:rsidTr="009018E4">
        <w:tc>
          <w:tcPr>
            <w:tcW w:w="9268" w:type="dxa"/>
          </w:tcPr>
          <w:p w14:paraId="5917C183" w14:textId="029A9284" w:rsidR="009018E4" w:rsidRPr="00357BA7" w:rsidRDefault="006C642A" w:rsidP="00677C0C">
            <w:pPr>
              <w:pStyle w:val="afffffff9"/>
              <w:ind w:firstLineChars="0" w:firstLine="0"/>
              <w:rPr>
                <w:color w:val="FF0000"/>
              </w:rPr>
            </w:pPr>
            <w:r w:rsidRPr="00AC0A6B">
              <w:t>[</w:t>
            </w:r>
            <w:proofErr w:type="spellStart"/>
            <w:r w:rsidRPr="00AC0A6B">
              <w:t>PrePost</w:t>
            </w:r>
            <w:proofErr w:type="spellEnd"/>
            <w:r w:rsidRPr="00AC0A6B">
              <w:t>]$</w:t>
            </w:r>
            <w:r w:rsidRPr="00AC0A6B">
              <w:rPr>
                <w:rFonts w:hint="eastAsia"/>
              </w:rPr>
              <w:t xml:space="preserve"> </w:t>
            </w:r>
            <w:r w:rsidR="00467353" w:rsidRPr="00AC0A6B">
              <w:t xml:space="preserve"> </w:t>
            </w:r>
            <w:r w:rsidRPr="00357BA7">
              <w:rPr>
                <w:color w:val="FF0000"/>
              </w:rPr>
              <w:t xml:space="preserve">module use </w:t>
            </w:r>
            <w:r w:rsidR="00C325CF" w:rsidRPr="00357BA7">
              <w:rPr>
                <w:color w:val="FF0000"/>
              </w:rPr>
              <w:t>/vol0004/apps/</w:t>
            </w:r>
            <w:proofErr w:type="spellStart"/>
            <w:r w:rsidR="00C325CF" w:rsidRPr="00357BA7">
              <w:rPr>
                <w:color w:val="FF0000"/>
              </w:rPr>
              <w:t>isv</w:t>
            </w:r>
            <w:proofErr w:type="spellEnd"/>
            <w:r w:rsidR="00C325CF" w:rsidRPr="00357BA7">
              <w:rPr>
                <w:color w:val="FF0000"/>
              </w:rPr>
              <w:t>/CONVERGE/</w:t>
            </w:r>
            <w:proofErr w:type="spellStart"/>
            <w:r w:rsidR="00C325CF" w:rsidRPr="00357BA7">
              <w:rPr>
                <w:color w:val="FF0000"/>
              </w:rPr>
              <w:t>modulefiles</w:t>
            </w:r>
            <w:proofErr w:type="spellEnd"/>
          </w:p>
          <w:p w14:paraId="3EFEA928" w14:textId="6D056913" w:rsidR="00C325CF" w:rsidRPr="00357BA7" w:rsidRDefault="00C325CF" w:rsidP="00C325CF">
            <w:pPr>
              <w:pStyle w:val="afffffff9"/>
              <w:ind w:firstLineChars="0" w:firstLine="0"/>
              <w:rPr>
                <w:color w:val="FF0000"/>
              </w:rPr>
            </w:pPr>
            <w:r w:rsidRPr="00AC0A6B">
              <w:t>[</w:t>
            </w:r>
            <w:proofErr w:type="spellStart"/>
            <w:r w:rsidRPr="00AC0A6B">
              <w:t>PrePost</w:t>
            </w:r>
            <w:proofErr w:type="spellEnd"/>
            <w:r w:rsidRPr="00AC0A6B">
              <w:t>]$</w:t>
            </w:r>
            <w:r w:rsidRPr="00AC0A6B">
              <w:rPr>
                <w:rFonts w:hint="eastAsia"/>
              </w:rPr>
              <w:t xml:space="preserve"> </w:t>
            </w:r>
            <w:r w:rsidRPr="00357BA7">
              <w:rPr>
                <w:color w:val="FF0000"/>
              </w:rPr>
              <w:t xml:space="preserve"> module load </w:t>
            </w:r>
            <w:proofErr w:type="spellStart"/>
            <w:r w:rsidR="00E501EF" w:rsidRPr="00AC0A6B">
              <w:rPr>
                <w:color w:val="FF0000"/>
              </w:rPr>
              <w:t>tecplot_for_converge</w:t>
            </w:r>
            <w:proofErr w:type="spellEnd"/>
          </w:p>
          <w:p w14:paraId="4ABE6E13" w14:textId="69C71F2D" w:rsidR="00C325CF" w:rsidRPr="00357BA7" w:rsidRDefault="00C325CF" w:rsidP="00C325CF">
            <w:pPr>
              <w:pStyle w:val="afffffff9"/>
              <w:ind w:firstLineChars="0" w:firstLine="0"/>
              <w:rPr>
                <w:color w:val="FF0000"/>
              </w:rPr>
            </w:pPr>
            <w:r w:rsidRPr="00AC0A6B">
              <w:t>[</w:t>
            </w:r>
            <w:proofErr w:type="spellStart"/>
            <w:r w:rsidRPr="00AC0A6B">
              <w:t>PrePost</w:t>
            </w:r>
            <w:proofErr w:type="spellEnd"/>
            <w:r w:rsidRPr="00AC0A6B">
              <w:t>]$</w:t>
            </w:r>
            <w:r w:rsidRPr="00AC0A6B">
              <w:rPr>
                <w:rFonts w:hint="eastAsia"/>
              </w:rPr>
              <w:t xml:space="preserve"> </w:t>
            </w:r>
            <w:r w:rsidR="00467353" w:rsidRPr="00AC0A6B">
              <w:t xml:space="preserve"> </w:t>
            </w:r>
            <w:r w:rsidR="003768E8" w:rsidRPr="00357BA7">
              <w:rPr>
                <w:color w:val="FF0000"/>
              </w:rPr>
              <w:t>exp</w:t>
            </w:r>
            <w:r w:rsidR="00767F9B" w:rsidRPr="00357BA7">
              <w:rPr>
                <w:color w:val="FF0000"/>
              </w:rPr>
              <w:t>ort RLM_LICENSE_PASSWORD=</w:t>
            </w:r>
            <w:r w:rsidR="000D20DE" w:rsidRPr="00357BA7">
              <w:rPr>
                <w:rFonts w:hint="eastAsia"/>
                <w:i/>
                <w:iCs/>
                <w:color w:val="FF0000"/>
              </w:rPr>
              <w:t>ライセンスのパスワード</w:t>
            </w:r>
          </w:p>
          <w:p w14:paraId="331F12DE" w14:textId="1B07547B" w:rsidR="009018E4" w:rsidRPr="00467353" w:rsidRDefault="00C325CF" w:rsidP="00677C0C">
            <w:pPr>
              <w:pStyle w:val="afffffff9"/>
              <w:ind w:firstLineChars="0" w:firstLine="0"/>
            </w:pPr>
            <w:r w:rsidRPr="00467353">
              <w:t>[</w:t>
            </w:r>
            <w:proofErr w:type="spellStart"/>
            <w:r w:rsidRPr="00467353">
              <w:t>PrePost</w:t>
            </w:r>
            <w:proofErr w:type="spellEnd"/>
            <w:r w:rsidRPr="00467353">
              <w:t>]$</w:t>
            </w:r>
            <w:r w:rsidRPr="00467353">
              <w:rPr>
                <w:rFonts w:hint="eastAsia"/>
              </w:rPr>
              <w:t xml:space="preserve">  </w:t>
            </w:r>
            <w:proofErr w:type="spellStart"/>
            <w:r w:rsidR="004D20A4" w:rsidRPr="00467353">
              <w:t>tecplot_for_converge</w:t>
            </w:r>
            <w:proofErr w:type="spellEnd"/>
            <w:r w:rsidR="00425DC8">
              <w:t xml:space="preserve"> --mesa</w:t>
            </w:r>
          </w:p>
        </w:tc>
      </w:tr>
    </w:tbl>
    <w:p w14:paraId="781B664E" w14:textId="09F5E704" w:rsidR="00467353" w:rsidRDefault="00467353" w:rsidP="00240954">
      <w:pPr>
        <w:pStyle w:val="afffffff9"/>
        <w:ind w:firstLineChars="0" w:firstLine="567"/>
      </w:pPr>
      <w:r w:rsidRPr="00467353">
        <w:rPr>
          <w:rFonts w:hint="eastAsia"/>
        </w:rPr>
        <w:t>※先頭の「</w:t>
      </w:r>
      <w:r w:rsidRPr="00467353">
        <w:t>[</w:t>
      </w:r>
      <w:proofErr w:type="spellStart"/>
      <w:r w:rsidRPr="00467353">
        <w:t>PrePost</w:t>
      </w:r>
      <w:proofErr w:type="spellEnd"/>
      <w:r w:rsidRPr="00467353">
        <w:t>]$</w:t>
      </w:r>
      <w:r w:rsidRPr="00467353">
        <w:rPr>
          <w:rFonts w:hint="eastAsia"/>
        </w:rPr>
        <w:t xml:space="preserve">　」は</w:t>
      </w:r>
      <w:r w:rsidR="00AC1AFB" w:rsidRPr="00AC1AFB">
        <w:rPr>
          <w:rFonts w:hint="eastAsia"/>
        </w:rPr>
        <w:t>プリポストノードでのコマンド実行</w:t>
      </w:r>
      <w:r w:rsidR="00AC1AFB">
        <w:rPr>
          <w:rFonts w:hint="eastAsia"/>
        </w:rPr>
        <w:t>を表します</w:t>
      </w:r>
    </w:p>
    <w:p w14:paraId="048BF83D" w14:textId="77777777" w:rsidR="000A325A" w:rsidRPr="00467353" w:rsidRDefault="000A325A" w:rsidP="00240954">
      <w:pPr>
        <w:pStyle w:val="afffffff9"/>
        <w:ind w:firstLineChars="0" w:firstLine="567"/>
      </w:pPr>
    </w:p>
    <w:p w14:paraId="54BB2E4B" w14:textId="13CDCCA3" w:rsidR="00947058" w:rsidRDefault="00C95229" w:rsidP="00615D88">
      <w:pPr>
        <w:pStyle w:val="afffffff9"/>
        <w:ind w:left="567" w:firstLineChars="0" w:firstLine="0"/>
      </w:pPr>
      <w:r>
        <w:rPr>
          <w:rFonts w:hint="eastAsia"/>
        </w:rPr>
        <w:t>補足</w:t>
      </w:r>
      <w:r w:rsidR="00050DC7">
        <w:rPr>
          <w:rFonts w:hint="eastAsia"/>
        </w:rPr>
        <w:t>事項</w:t>
      </w:r>
      <w:r>
        <w:rPr>
          <w:rFonts w:hint="eastAsia"/>
        </w:rPr>
        <w:t>：</w:t>
      </w:r>
    </w:p>
    <w:p w14:paraId="27C79212" w14:textId="259E5141" w:rsidR="00947058" w:rsidRDefault="00894AAA" w:rsidP="00947058">
      <w:pPr>
        <w:pStyle w:val="afffffff9"/>
        <w:ind w:left="987" w:firstLineChars="0" w:firstLine="0"/>
      </w:pPr>
      <w:proofErr w:type="spellStart"/>
      <w:r>
        <w:rPr>
          <w:rFonts w:hint="eastAsia"/>
        </w:rPr>
        <w:t>Tecplot</w:t>
      </w:r>
      <w:proofErr w:type="spellEnd"/>
      <w:r w:rsidR="00B6737F">
        <w:rPr>
          <w:rFonts w:hint="eastAsia"/>
        </w:rPr>
        <w:t>が起動しない場合、</w:t>
      </w:r>
      <w:r w:rsidR="00B6737F" w:rsidRPr="00684648">
        <w:rPr>
          <w:rFonts w:hint="eastAsia"/>
        </w:rPr>
        <w:t>プリポスト環境でのジョブ実行時に</w:t>
      </w:r>
      <w:r w:rsidR="00947058">
        <w:rPr>
          <w:rFonts w:hint="eastAsia"/>
        </w:rPr>
        <w:t>下記</w:t>
      </w:r>
      <w:r w:rsidR="00B6737F" w:rsidRPr="00684648">
        <w:rPr>
          <w:rFonts w:hint="eastAsia"/>
        </w:rPr>
        <w:t>オプション</w:t>
      </w:r>
      <w:r w:rsidR="00947058">
        <w:rPr>
          <w:rFonts w:hint="eastAsia"/>
        </w:rPr>
        <w:t>（</w:t>
      </w:r>
      <w:r w:rsidR="00947058">
        <w:rPr>
          <w:rFonts w:hint="eastAsia"/>
        </w:rPr>
        <w:t>SLURM</w:t>
      </w:r>
      <w:r w:rsidR="00947058">
        <w:rPr>
          <w:rFonts w:hint="eastAsia"/>
        </w:rPr>
        <w:t>オプション）の</w:t>
      </w:r>
      <w:r w:rsidR="00B6737F" w:rsidRPr="00684648">
        <w:rPr>
          <w:rFonts w:hint="eastAsia"/>
        </w:rPr>
        <w:t>指定</w:t>
      </w:r>
      <w:r w:rsidR="00947058">
        <w:rPr>
          <w:rFonts w:hint="eastAsia"/>
        </w:rPr>
        <w:t>をお試しください</w:t>
      </w:r>
      <w:r w:rsidR="00B6737F">
        <w:rPr>
          <w:rFonts w:hint="eastAsia"/>
        </w:rPr>
        <w:t>。</w:t>
      </w:r>
    </w:p>
    <w:p w14:paraId="3D80CA5F" w14:textId="6E498813" w:rsidR="00947058" w:rsidRDefault="00947058" w:rsidP="00947058">
      <w:pPr>
        <w:pStyle w:val="afffffff9"/>
        <w:ind w:left="987" w:firstLineChars="0" w:firstLine="0"/>
      </w:pPr>
      <w:r>
        <w:tab/>
      </w:r>
      <w:r w:rsidRPr="00947058">
        <w:t>--mem 60G</w:t>
      </w:r>
    </w:p>
    <w:p w14:paraId="7EEF48C1" w14:textId="22769A40" w:rsidR="00677C0C" w:rsidRPr="00C95229" w:rsidRDefault="00B6737F" w:rsidP="00615D88">
      <w:pPr>
        <w:pStyle w:val="afffffff9"/>
        <w:ind w:left="987" w:firstLineChars="0" w:firstLine="0"/>
      </w:pPr>
      <w:r>
        <w:rPr>
          <w:rFonts w:hint="eastAsia"/>
        </w:rPr>
        <w:t>また、大規模なデータを扱う</w:t>
      </w:r>
      <w:r w:rsidR="00947058">
        <w:rPr>
          <w:rFonts w:hint="eastAsia"/>
        </w:rPr>
        <w:t>際に</w:t>
      </w:r>
      <w:r w:rsidR="009B1C16">
        <w:rPr>
          <w:rFonts w:hint="eastAsia"/>
        </w:rPr>
        <w:t>メモリ量指定</w:t>
      </w:r>
      <w:r w:rsidR="00947058">
        <w:rPr>
          <w:rFonts w:hint="eastAsia"/>
        </w:rPr>
        <w:t>6</w:t>
      </w:r>
      <w:r w:rsidR="00947058">
        <w:t>0G</w:t>
      </w:r>
      <w:r w:rsidR="00947058">
        <w:rPr>
          <w:rFonts w:hint="eastAsia"/>
        </w:rPr>
        <w:t>でも正常動作しない場合は、指定するメモリ量を増やして</w:t>
      </w:r>
      <w:r>
        <w:rPr>
          <w:rFonts w:hint="eastAsia"/>
        </w:rPr>
        <w:t>ください。</w:t>
      </w:r>
    </w:p>
    <w:p w14:paraId="45556970" w14:textId="172D9A5E" w:rsidR="003B64F0" w:rsidRPr="0048560C" w:rsidRDefault="003B64F0" w:rsidP="003B64F0">
      <w:pPr>
        <w:pStyle w:val="20"/>
        <w:ind w:left="567"/>
        <w:jc w:val="left"/>
        <w:rPr>
          <w:rFonts w:asciiTheme="minorHAnsi" w:hAnsiTheme="minorHAnsi"/>
          <w:szCs w:val="28"/>
        </w:rPr>
      </w:pPr>
      <w:bookmarkStart w:id="22" w:name="_Toc94690484"/>
      <w:bookmarkStart w:id="23" w:name="_Toc128149651"/>
      <w:proofErr w:type="spellStart"/>
      <w:r>
        <w:rPr>
          <w:rFonts w:asciiTheme="minorHAnsi" w:hAnsiTheme="minorHAnsi"/>
          <w:bCs/>
          <w:szCs w:val="28"/>
        </w:rPr>
        <w:t>Tecplot</w:t>
      </w:r>
      <w:proofErr w:type="spellEnd"/>
      <w:r w:rsidR="0046326D" w:rsidRPr="0046326D">
        <w:rPr>
          <w:rFonts w:asciiTheme="minorHAnsi" w:hAnsiTheme="minorHAnsi" w:hint="eastAsia"/>
          <w:bCs/>
          <w:szCs w:val="28"/>
        </w:rPr>
        <w:t>（</w:t>
      </w:r>
      <w:r w:rsidR="0046326D" w:rsidRPr="0046326D">
        <w:rPr>
          <w:rFonts w:asciiTheme="minorHAnsi" w:hAnsiTheme="minorHAnsi" w:hint="eastAsia"/>
          <w:bCs/>
          <w:szCs w:val="28"/>
        </w:rPr>
        <w:t>CONVERGE</w:t>
      </w:r>
      <w:r w:rsidR="0046326D" w:rsidRPr="0046326D">
        <w:rPr>
          <w:rFonts w:asciiTheme="minorHAnsi" w:hAnsiTheme="minorHAnsi" w:hint="eastAsia"/>
          <w:bCs/>
          <w:szCs w:val="28"/>
        </w:rPr>
        <w:t>バンドル版）</w:t>
      </w:r>
      <w:r>
        <w:rPr>
          <w:rFonts w:asciiTheme="minorHAnsi" w:hAnsiTheme="minorHAnsi" w:hint="eastAsia"/>
          <w:bCs/>
          <w:szCs w:val="28"/>
        </w:rPr>
        <w:t>利用時の環境設定</w:t>
      </w:r>
      <w:r w:rsidRPr="0048560C">
        <w:rPr>
          <w:rFonts w:asciiTheme="minorHAnsi" w:hAnsiTheme="minorHAnsi"/>
          <w:bCs/>
          <w:szCs w:val="28"/>
        </w:rPr>
        <w:t>について</w:t>
      </w:r>
      <w:bookmarkEnd w:id="22"/>
      <w:bookmarkEnd w:id="23"/>
    </w:p>
    <w:p w14:paraId="78BADA08" w14:textId="77777777" w:rsidR="003B64F0" w:rsidRPr="00354C3F" w:rsidRDefault="003B64F0" w:rsidP="003B64F0">
      <w:pPr>
        <w:pStyle w:val="a6"/>
        <w:numPr>
          <w:ilvl w:val="0"/>
          <w:numId w:val="42"/>
        </w:numPr>
        <w:ind w:firstLineChars="0"/>
        <w:rPr>
          <w:rFonts w:asciiTheme="minorEastAsia" w:eastAsiaTheme="minorEastAsia" w:hAnsiTheme="minorEastAsia"/>
          <w:sz w:val="22"/>
          <w:szCs w:val="22"/>
        </w:rPr>
      </w:pPr>
      <w:r w:rsidRPr="00354C3F">
        <w:rPr>
          <w:rFonts w:asciiTheme="minorHAnsi" w:eastAsiaTheme="minorEastAsia" w:hAnsiTheme="minorHAnsi"/>
          <w:sz w:val="22"/>
          <w:szCs w:val="22"/>
        </w:rPr>
        <w:t xml:space="preserve">module </w:t>
      </w:r>
      <w:r w:rsidRPr="00354C3F">
        <w:rPr>
          <w:rFonts w:asciiTheme="minorEastAsia" w:eastAsiaTheme="minorEastAsia" w:hAnsiTheme="minorEastAsia" w:hint="eastAsia"/>
          <w:sz w:val="22"/>
          <w:szCs w:val="22"/>
        </w:rPr>
        <w:t>コマンド</w:t>
      </w:r>
    </w:p>
    <w:p w14:paraId="334B57C6" w14:textId="77777777" w:rsidR="003B64F0" w:rsidRPr="00566E28" w:rsidRDefault="003B64F0" w:rsidP="00021688">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6C730BF0" w14:textId="77777777" w:rsidR="003B64F0" w:rsidRPr="001F27BD" w:rsidRDefault="003B64F0" w:rsidP="003B64F0">
      <w:pPr>
        <w:pStyle w:val="a6"/>
        <w:ind w:left="620" w:firstLineChars="0" w:firstLine="0"/>
      </w:pPr>
    </w:p>
    <w:p w14:paraId="149DDB32" w14:textId="77777777" w:rsidR="003B64F0" w:rsidRDefault="003B64F0" w:rsidP="003B64F0">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06EEBAF3" w14:textId="5BAE5AC4" w:rsidR="003B64F0" w:rsidRDefault="00404C91" w:rsidP="00021688">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modulefile</w:t>
      </w:r>
      <w:proofErr w:type="spellEnd"/>
      <w:r w:rsidR="003B64F0">
        <w:rPr>
          <w:rFonts w:asciiTheme="minorHAnsi" w:eastAsiaTheme="minorEastAsia" w:hAnsiTheme="minorHAnsi" w:hint="eastAsia"/>
          <w:sz w:val="22"/>
          <w:szCs w:val="22"/>
        </w:rPr>
        <w:t>の格納場所を指定します</w:t>
      </w:r>
      <w:r w:rsidR="003B64F0" w:rsidRPr="0048560C">
        <w:rPr>
          <w:rFonts w:asciiTheme="minorHAnsi" w:eastAsiaTheme="minorEastAsia" w:hAnsiTheme="minorHAnsi"/>
          <w:sz w:val="22"/>
          <w:szCs w:val="22"/>
        </w:rPr>
        <w:t>。</w:t>
      </w:r>
      <w:r w:rsidR="003B64F0">
        <w:rPr>
          <w:rFonts w:asciiTheme="minorHAnsi" w:eastAsiaTheme="minorEastAsia" w:hAnsiTheme="minorHAnsi" w:hint="eastAsia"/>
          <w:sz w:val="22"/>
          <w:szCs w:val="22"/>
        </w:rPr>
        <w:t>変更しないでください。</w:t>
      </w:r>
    </w:p>
    <w:p w14:paraId="0F86AF15" w14:textId="77777777" w:rsidR="003B64F0" w:rsidRDefault="003B64F0" w:rsidP="003B64F0">
      <w:pPr>
        <w:pStyle w:val="a6"/>
        <w:ind w:firstLineChars="0"/>
        <w:rPr>
          <w:rFonts w:asciiTheme="minorHAnsi" w:eastAsiaTheme="minorEastAsia" w:hAnsiTheme="minorHAnsi"/>
          <w:sz w:val="22"/>
          <w:szCs w:val="22"/>
        </w:rPr>
      </w:pPr>
    </w:p>
    <w:p w14:paraId="3CF771F3" w14:textId="4ADCF622" w:rsidR="003B64F0" w:rsidRDefault="003B64F0" w:rsidP="003B64F0">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566E28">
        <w:rPr>
          <w:rFonts w:asciiTheme="minorHAnsi" w:eastAsiaTheme="minorEastAsia" w:hAnsiTheme="minorHAnsi"/>
          <w:color w:val="FF0000"/>
          <w:sz w:val="22"/>
          <w:szCs w:val="22"/>
        </w:rPr>
        <w:t xml:space="preserve"> </w:t>
      </w:r>
      <w:proofErr w:type="spellStart"/>
      <w:r w:rsidR="00404C91">
        <w:rPr>
          <w:rFonts w:asciiTheme="minorHAnsi" w:eastAsiaTheme="minorEastAsia" w:hAnsiTheme="minorHAnsi" w:hint="eastAsia"/>
          <w:i/>
          <w:iCs/>
          <w:color w:val="FF0000"/>
          <w:sz w:val="22"/>
          <w:szCs w:val="22"/>
        </w:rPr>
        <w:t>modulefile</w:t>
      </w:r>
      <w:proofErr w:type="spellEnd"/>
    </w:p>
    <w:p w14:paraId="7BDB4F64" w14:textId="19DB4388" w:rsidR="003B64F0" w:rsidRPr="00566E28" w:rsidRDefault="00404C91" w:rsidP="00021688">
      <w:pPr>
        <w:pStyle w:val="afffffff8"/>
        <w:ind w:left="800" w:firstLineChars="100" w:firstLine="220"/>
        <w:rPr>
          <w:rFonts w:asciiTheme="minorHAnsi" w:eastAsiaTheme="minorEastAsia" w:hAnsiTheme="minorHAnsi"/>
          <w:sz w:val="22"/>
          <w:szCs w:val="22"/>
        </w:rPr>
      </w:pPr>
      <w:proofErr w:type="spellStart"/>
      <w:r w:rsidRPr="0064794C">
        <w:rPr>
          <w:rFonts w:asciiTheme="minorHAnsi" w:eastAsiaTheme="minorEastAsia" w:hAnsiTheme="minorHAnsi"/>
          <w:i/>
          <w:color w:val="FF0000"/>
          <w:sz w:val="22"/>
          <w:szCs w:val="22"/>
        </w:rPr>
        <w:t>modulefile</w:t>
      </w:r>
      <w:proofErr w:type="spellEnd"/>
      <w:r w:rsidR="003B64F0">
        <w:rPr>
          <w:rFonts w:asciiTheme="minorHAnsi" w:eastAsiaTheme="minorEastAsia" w:hAnsiTheme="minorHAnsi" w:hint="eastAsia"/>
          <w:sz w:val="22"/>
          <w:szCs w:val="22"/>
        </w:rPr>
        <w:t xml:space="preserve"> </w:t>
      </w:r>
      <w:r w:rsidR="003B64F0">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3B64F0" w:rsidRPr="00EC6759" w14:paraId="32F8E005" w14:textId="77777777" w:rsidTr="00FC1020">
        <w:tc>
          <w:tcPr>
            <w:tcW w:w="8469" w:type="dxa"/>
          </w:tcPr>
          <w:p w14:paraId="2781A08C" w14:textId="4F6DFDB6" w:rsidR="003B64F0" w:rsidRPr="001A33EA" w:rsidRDefault="003B64F0" w:rsidP="00FC1020">
            <w:pPr>
              <w:pStyle w:val="a6"/>
              <w:ind w:firstLine="200"/>
              <w:rPr>
                <w:rFonts w:asciiTheme="minorHAnsi" w:hAnsiTheme="minorHAnsi"/>
              </w:rPr>
            </w:pPr>
            <w:r w:rsidRPr="00EC6759">
              <w:rPr>
                <w:rFonts w:asciiTheme="minorHAnsi" w:eastAsiaTheme="minorEastAsia" w:hAnsiTheme="minorHAnsi"/>
              </w:rPr>
              <w:t>module load</w:t>
            </w:r>
            <w:r w:rsidRPr="0064794C">
              <w:rPr>
                <w:rFonts w:asciiTheme="minorHAnsi" w:eastAsiaTheme="minorEastAsia" w:hAnsiTheme="minorHAnsi"/>
              </w:rPr>
              <w:t xml:space="preserve"> </w:t>
            </w:r>
            <w:proofErr w:type="spellStart"/>
            <w:r w:rsidR="00AA5AB0" w:rsidRPr="0064794C">
              <w:rPr>
                <w:rFonts w:asciiTheme="minorHAnsi" w:eastAsiaTheme="minorEastAsia" w:hAnsiTheme="minorHAnsi"/>
              </w:rPr>
              <w:t>tecplot_for_converge</w:t>
            </w:r>
            <w:proofErr w:type="spellEnd"/>
          </w:p>
        </w:tc>
      </w:tr>
    </w:tbl>
    <w:p w14:paraId="10B6EC65" w14:textId="77777777" w:rsidR="003B64F0" w:rsidRDefault="003B64F0" w:rsidP="00021688">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5497AA98" w14:textId="77777777" w:rsidR="003B64F0" w:rsidRDefault="003B64F0" w:rsidP="003B64F0">
      <w:pPr>
        <w:pStyle w:val="a6"/>
        <w:ind w:left="851" w:firstLineChars="0" w:firstLine="0"/>
        <w:rPr>
          <w:rFonts w:asciiTheme="minorHAnsi" w:eastAsiaTheme="minorEastAsia" w:hAnsiTheme="minorHAnsi"/>
          <w:sz w:val="22"/>
          <w:szCs w:val="22"/>
        </w:rPr>
      </w:pPr>
    </w:p>
    <w:p w14:paraId="41055EEF" w14:textId="77777777" w:rsidR="007826B3" w:rsidRPr="002B3C69" w:rsidRDefault="007826B3" w:rsidP="007826B3">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hint="eastAsia"/>
          <w:color w:val="FF0000"/>
          <w:sz w:val="22"/>
          <w:szCs w:val="22"/>
        </w:rPr>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コマンドで設定される環境変数には実行時パラメーターが含まれている場合があります。実行時パラメーターを指定する場合、必ず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1F66ACF1" w14:textId="77777777" w:rsidR="007826B3" w:rsidRDefault="007826B3" w:rsidP="00E002C2">
      <w:pPr>
        <w:pStyle w:val="a6"/>
        <w:ind w:firstLineChars="0" w:firstLine="0"/>
        <w:rPr>
          <w:rFonts w:asciiTheme="minorHAnsi" w:eastAsiaTheme="minorEastAsia" w:hAnsiTheme="minorHAnsi"/>
          <w:sz w:val="22"/>
          <w:szCs w:val="22"/>
        </w:rPr>
      </w:pPr>
    </w:p>
    <w:p w14:paraId="59786322" w14:textId="0BBA6F55" w:rsidR="003B64F0" w:rsidRDefault="003B64F0" w:rsidP="00E002C2">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404C91">
        <w:rPr>
          <w:rFonts w:asciiTheme="minorHAnsi" w:eastAsiaTheme="minorEastAsia" w:hAnsiTheme="minorHAnsi" w:hint="eastAsia"/>
          <w:i/>
          <w:iCs/>
          <w:color w:val="FF0000"/>
          <w:sz w:val="22"/>
          <w:szCs w:val="22"/>
        </w:rPr>
        <w:t>modulefile</w:t>
      </w:r>
      <w:proofErr w:type="spellEnd"/>
      <w:r w:rsidRPr="00566E28">
        <w:rPr>
          <w:rFonts w:asciiTheme="minorHAnsi" w:eastAsiaTheme="minorEastAsia" w:hAnsiTheme="minorHAnsi"/>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3B64F0" w14:paraId="17F3D08B" w14:textId="77777777" w:rsidTr="00FC1020">
        <w:tc>
          <w:tcPr>
            <w:tcW w:w="9268" w:type="dxa"/>
          </w:tcPr>
          <w:p w14:paraId="7A7FE7FD" w14:textId="07C99942" w:rsidR="003B64F0" w:rsidRDefault="003B64F0" w:rsidP="00FC1020">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AA5AB0">
              <w:rPr>
                <w:rFonts w:asciiTheme="minorHAnsi" w:eastAsiaTheme="minorEastAsia" w:hAnsiTheme="minorHAnsi" w:hint="eastAsia"/>
                <w:sz w:val="22"/>
                <w:szCs w:val="22"/>
              </w:rPr>
              <w:t>2</w:t>
            </w:r>
            <w:r w:rsidR="00AA5AB0">
              <w:rPr>
                <w:rFonts w:asciiTheme="minorHAnsi" w:eastAsiaTheme="minorEastAsia" w:hAnsiTheme="minorHAnsi"/>
                <w:sz w:val="22"/>
                <w:szCs w:val="22"/>
              </w:rPr>
              <w:t>022.2.0</w:t>
            </w:r>
            <w:r>
              <w:rPr>
                <w:rFonts w:asciiTheme="minorHAnsi" w:eastAsiaTheme="minorEastAsia" w:hAnsiTheme="minorHAnsi"/>
                <w:sz w:val="22"/>
                <w:szCs w:val="22"/>
              </w:rPr>
              <w:t xml:space="preserve"> </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proofErr w:type="spellStart"/>
            <w:r w:rsidR="00AA5AB0" w:rsidRPr="0064794C">
              <w:rPr>
                <w:rFonts w:asciiTheme="minorHAnsi" w:eastAsiaTheme="minorEastAsia" w:hAnsiTheme="minorHAnsi"/>
              </w:rPr>
              <w:t>tecplot_for_converge</w:t>
            </w:r>
            <w:proofErr w:type="spellEnd"/>
            <w:r w:rsidR="00AA5AB0" w:rsidRPr="0064794C">
              <w:rPr>
                <w:rFonts w:asciiTheme="minorHAnsi" w:eastAsiaTheme="minorEastAsia" w:hAnsiTheme="minorHAnsi"/>
              </w:rPr>
              <w:t>/2022.2.0</w:t>
            </w:r>
          </w:p>
        </w:tc>
      </w:tr>
    </w:tbl>
    <w:p w14:paraId="7F94333E" w14:textId="77777777" w:rsidR="003B64F0" w:rsidRDefault="003B64F0" w:rsidP="003B64F0">
      <w:pPr>
        <w:pStyle w:val="a6"/>
        <w:ind w:left="851" w:firstLineChars="0" w:firstLine="0"/>
        <w:rPr>
          <w:rFonts w:asciiTheme="minorHAnsi" w:eastAsiaTheme="minorEastAsia" w:hAnsiTheme="minorHAnsi"/>
          <w:sz w:val="22"/>
          <w:szCs w:val="22"/>
        </w:rPr>
      </w:pPr>
    </w:p>
    <w:p w14:paraId="737ECE0D" w14:textId="0A4DC8D4" w:rsidR="003B64F0" w:rsidRPr="005B694C" w:rsidRDefault="00404C91" w:rsidP="00E002C2">
      <w:pPr>
        <w:pStyle w:val="a6"/>
        <w:ind w:left="851"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lastRenderedPageBreak/>
        <w:t>modulefile</w:t>
      </w:r>
      <w:proofErr w:type="spellEnd"/>
      <w:r w:rsidR="003B64F0" w:rsidRPr="00566E28">
        <w:rPr>
          <w:rFonts w:asciiTheme="minorHAnsi" w:eastAsiaTheme="minorEastAsia" w:hAnsiTheme="minorHAnsi" w:hint="eastAsia"/>
          <w:color w:val="FF0000"/>
          <w:sz w:val="22"/>
          <w:szCs w:val="22"/>
        </w:rPr>
        <w:t xml:space="preserve"> </w:t>
      </w:r>
      <w:r w:rsidR="003B64F0">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3B64F0" w14:paraId="7AC2FDF2" w14:textId="77777777" w:rsidTr="00FC1020">
        <w:tc>
          <w:tcPr>
            <w:tcW w:w="9268" w:type="dxa"/>
          </w:tcPr>
          <w:p w14:paraId="62B3C4BA" w14:textId="77777777" w:rsidR="003B64F0" w:rsidRPr="00D41E07" w:rsidRDefault="003B64F0" w:rsidP="00FC1020">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58F0517" w14:textId="33631CC6" w:rsidR="003B64F0" w:rsidRDefault="003B64F0" w:rsidP="00FC1020">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4210ED">
              <w:rPr>
                <w:rFonts w:asciiTheme="minorHAnsi" w:eastAsiaTheme="minorEastAsia" w:hAnsiTheme="minorHAnsi" w:hint="eastAsia"/>
                <w:sz w:val="22"/>
                <w:szCs w:val="22"/>
              </w:rPr>
              <w:t xml:space="preserve"> </w:t>
            </w:r>
            <w:proofErr w:type="spellStart"/>
            <w:r w:rsidR="00793B0C">
              <w:rPr>
                <w:rFonts w:asciiTheme="minorHAnsi" w:eastAsiaTheme="minorEastAsia" w:hAnsiTheme="minorHAnsi"/>
                <w:sz w:val="22"/>
                <w:szCs w:val="22"/>
              </w:rPr>
              <w:t>tecplot_for_converge</w:t>
            </w:r>
            <w:proofErr w:type="spellEnd"/>
          </w:p>
        </w:tc>
      </w:tr>
    </w:tbl>
    <w:p w14:paraId="78B590F7" w14:textId="786C1FA0" w:rsidR="00B25123" w:rsidRDefault="00B25123" w:rsidP="00C91648">
      <w:pPr>
        <w:pStyle w:val="afffffff9"/>
        <w:ind w:firstLineChars="0" w:firstLine="0"/>
        <w:rPr>
          <w:color w:val="FF0000"/>
        </w:rPr>
      </w:pPr>
    </w:p>
    <w:p w14:paraId="63686804" w14:textId="77777777" w:rsidR="00037BBB" w:rsidRPr="005B694C" w:rsidRDefault="00037BBB" w:rsidP="00E002C2">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037BBB" w14:paraId="662189EF" w14:textId="77777777" w:rsidTr="002110DC">
        <w:tc>
          <w:tcPr>
            <w:tcW w:w="8435" w:type="dxa"/>
          </w:tcPr>
          <w:p w14:paraId="376B5ECF" w14:textId="48AEE1FA" w:rsidR="00037BBB" w:rsidRPr="00D41E07" w:rsidRDefault="00037BBB"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D83458">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D21009E" w14:textId="02A6C46D" w:rsidR="00037BBB" w:rsidRDefault="00037BBB"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404C91">
              <w:rPr>
                <w:rFonts w:asciiTheme="minorHAnsi" w:eastAsiaTheme="minorEastAsia" w:hAnsiTheme="minorHAnsi" w:hint="eastAsia"/>
                <w:i/>
                <w:iCs/>
                <w:color w:val="FF0000"/>
                <w:sz w:val="22"/>
                <w:szCs w:val="22"/>
              </w:rPr>
              <w:t>modulefile</w:t>
            </w:r>
            <w:proofErr w:type="spellEnd"/>
          </w:p>
        </w:tc>
      </w:tr>
    </w:tbl>
    <w:p w14:paraId="6A6C9A4D" w14:textId="77777777" w:rsidR="00037BBB" w:rsidRDefault="00037BBB" w:rsidP="00C91648">
      <w:pPr>
        <w:pStyle w:val="afffffff9"/>
        <w:ind w:firstLineChars="0" w:firstLine="0"/>
        <w:rPr>
          <w:color w:val="FF0000"/>
        </w:rPr>
      </w:pPr>
    </w:p>
    <w:p w14:paraId="37EFEE63" w14:textId="77777777" w:rsidR="00B07D0F" w:rsidRPr="001706E9" w:rsidRDefault="00B07D0F" w:rsidP="00B07D0F">
      <w:pPr>
        <w:pStyle w:val="a6"/>
        <w:numPr>
          <w:ilvl w:val="0"/>
          <w:numId w:val="41"/>
        </w:numPr>
        <w:ind w:firstLineChars="0"/>
        <w:rPr>
          <w:rFonts w:asciiTheme="minorHAnsi" w:eastAsiaTheme="minorEastAsia" w:hAnsiTheme="minorHAnsi"/>
          <w:sz w:val="22"/>
          <w:szCs w:val="22"/>
        </w:rPr>
      </w:pPr>
      <w:r w:rsidRPr="001706E9">
        <w:rPr>
          <w:rFonts w:asciiTheme="minorHAnsi" w:eastAsiaTheme="minorEastAsia" w:hAnsiTheme="minorHAnsi"/>
          <w:sz w:val="22"/>
          <w:szCs w:val="22"/>
        </w:rPr>
        <w:t>RLM_LICENSE_PASSWORD</w:t>
      </w:r>
    </w:p>
    <w:p w14:paraId="0A9918D8" w14:textId="2FA75C01" w:rsidR="00B07D0F" w:rsidRDefault="00B07D0F" w:rsidP="00B07D0F">
      <w:pPr>
        <w:pStyle w:val="a6"/>
        <w:ind w:left="840" w:firstLineChars="0" w:firstLine="0"/>
        <w:rPr>
          <w:ins w:id="24" w:author="Honda, Yusuke/本多 祐介" w:date="2023-02-24T16:46:00Z"/>
          <w:rFonts w:asciiTheme="minorHAnsi" w:eastAsiaTheme="minorEastAsia" w:hAnsiTheme="minorHAnsi"/>
          <w:sz w:val="22"/>
          <w:szCs w:val="22"/>
        </w:rPr>
      </w:pPr>
      <w:r w:rsidRPr="001A33EA">
        <w:rPr>
          <w:rFonts w:asciiTheme="minorHAnsi" w:eastAsiaTheme="minorEastAsia" w:hAnsiTheme="minorHAnsi" w:hint="eastAsia"/>
          <w:sz w:val="22"/>
          <w:szCs w:val="22"/>
        </w:rPr>
        <w:t>ライセン</w:t>
      </w:r>
      <w:r>
        <w:rPr>
          <w:rFonts w:asciiTheme="minorHAnsi" w:eastAsiaTheme="minorEastAsia" w:hAnsiTheme="minorHAnsi" w:hint="eastAsia"/>
          <w:sz w:val="22"/>
          <w:szCs w:val="22"/>
        </w:rPr>
        <w:t>スファイルに記述したパスワードを設定してください。</w:t>
      </w:r>
    </w:p>
    <w:p w14:paraId="428163CF" w14:textId="18AB37B2" w:rsidR="000F49CC" w:rsidRPr="000F49CC" w:rsidRDefault="000F49CC" w:rsidP="000F49CC">
      <w:pPr>
        <w:pStyle w:val="a6"/>
        <w:ind w:left="840" w:firstLineChars="0" w:firstLine="0"/>
        <w:rPr>
          <w:rFonts w:asciiTheme="minorHAnsi" w:eastAsiaTheme="minorEastAsia" w:hAnsiTheme="minorHAnsi"/>
          <w:sz w:val="22"/>
          <w:szCs w:val="22"/>
        </w:rPr>
      </w:pPr>
      <w:ins w:id="25" w:author="Honda, Yusuke/本多 祐介" w:date="2023-02-24T16:46:00Z">
        <w:r w:rsidRPr="00EA6233">
          <w:rPr>
            <w:rFonts w:asciiTheme="minorHAnsi" w:eastAsiaTheme="minorEastAsia" w:hAnsiTheme="minorHAnsi" w:hint="eastAsia"/>
            <w:sz w:val="22"/>
            <w:szCs w:val="22"/>
          </w:rPr>
          <w:t>試行利用の場合は、富岳サポートから通知されたパスワードを設定してください</w:t>
        </w:r>
        <w:r>
          <w:rPr>
            <w:rFonts w:asciiTheme="minorHAnsi" w:eastAsiaTheme="minorEastAsia" w:hAnsiTheme="minorHAnsi" w:hint="eastAsia"/>
            <w:sz w:val="22"/>
            <w:szCs w:val="22"/>
          </w:rPr>
          <w:t>。</w:t>
        </w:r>
      </w:ins>
    </w:p>
    <w:p w14:paraId="2B52958D" w14:textId="77777777" w:rsidR="00B25123" w:rsidRDefault="00B25123" w:rsidP="00C91648">
      <w:pPr>
        <w:pStyle w:val="afffffff9"/>
        <w:ind w:firstLineChars="0" w:firstLine="0"/>
        <w:rPr>
          <w:color w:val="FF0000"/>
        </w:rPr>
      </w:pPr>
    </w:p>
    <w:p w14:paraId="5C639BDA" w14:textId="5490E9B6" w:rsidR="00B55F87" w:rsidRPr="001572B9" w:rsidRDefault="00B55F87" w:rsidP="001F25A7">
      <w:pPr>
        <w:pStyle w:val="11"/>
        <w:ind w:left="0" w:firstLine="0"/>
        <w:rPr>
          <w:rFonts w:ascii="HG丸ｺﾞｼｯｸM-PRO" w:hAnsi="HG丸ｺﾞｼｯｸM-PRO"/>
        </w:rPr>
      </w:pPr>
      <w:bookmarkStart w:id="26" w:name="_Toc94690485"/>
      <w:bookmarkStart w:id="27" w:name="_Toc128149652"/>
      <w:r>
        <w:rPr>
          <w:rFonts w:ascii="HG丸ｺﾞｼｯｸM-PRO" w:hAnsi="HG丸ｺﾞｼｯｸM-PRO"/>
        </w:rPr>
        <w:t xml:space="preserve">CONVERGE </w:t>
      </w:r>
      <w:r w:rsidR="00297D11">
        <w:rPr>
          <w:rFonts w:ascii="HG丸ｺﾞｼｯｸM-PRO" w:hAnsi="HG丸ｺﾞｼｯｸM-PRO"/>
        </w:rPr>
        <w:t>Studio</w:t>
      </w:r>
      <w:r>
        <w:rPr>
          <w:rFonts w:ascii="HG丸ｺﾞｼｯｸM-PRO" w:hAnsi="HG丸ｺﾞｼｯｸM-PRO" w:hint="eastAsia"/>
        </w:rPr>
        <w:t>の利用方法</w:t>
      </w:r>
      <w:bookmarkEnd w:id="26"/>
      <w:bookmarkEnd w:id="27"/>
    </w:p>
    <w:p w14:paraId="3666C57E" w14:textId="2E738809" w:rsidR="00AA5AB0" w:rsidRDefault="00AA5AB0" w:rsidP="00240954">
      <w:pPr>
        <w:pStyle w:val="afffffff9"/>
        <w:ind w:firstLineChars="129" w:firstLine="284"/>
      </w:pPr>
      <w:r w:rsidRPr="00677C0C">
        <w:rPr>
          <w:rFonts w:hint="eastAsia"/>
        </w:rPr>
        <w:t>CONVERGE</w:t>
      </w:r>
      <w:r w:rsidR="002269BE">
        <w:t xml:space="preserve"> </w:t>
      </w:r>
      <w:r w:rsidRPr="00677C0C">
        <w:rPr>
          <w:rFonts w:hint="eastAsia"/>
        </w:rPr>
        <w:t>Studio</w:t>
      </w:r>
      <w:r w:rsidR="007F575A">
        <w:rPr>
          <w:rFonts w:hint="eastAsia"/>
        </w:rPr>
        <w:t>の</w:t>
      </w:r>
      <w:r w:rsidR="00677C0C" w:rsidRPr="00677C0C">
        <w:rPr>
          <w:rFonts w:hint="eastAsia"/>
        </w:rPr>
        <w:t>実行</w:t>
      </w:r>
      <w:r w:rsidR="0070482A">
        <w:rPr>
          <w:rFonts w:hint="eastAsia"/>
        </w:rPr>
        <w:t>コマンド</w:t>
      </w:r>
      <w:r w:rsidR="00677C0C" w:rsidRPr="00677C0C">
        <w:rPr>
          <w:rFonts w:hint="eastAsia"/>
        </w:rPr>
        <w:t>例を以下に示します。作業環境に合わせて適宜修正してください。</w:t>
      </w:r>
      <w:r w:rsidR="00677C0C" w:rsidRPr="00677C0C">
        <w:rPr>
          <w:rFonts w:hint="eastAsia"/>
          <w:color w:val="FF0000"/>
        </w:rPr>
        <w:t>赤字箇所</w:t>
      </w:r>
      <w:r w:rsidR="00677C0C" w:rsidRPr="00677C0C">
        <w:rPr>
          <w:rFonts w:hint="eastAsia"/>
        </w:rPr>
        <w:t>の</w:t>
      </w:r>
      <w:r w:rsidR="005F597A">
        <w:rPr>
          <w:rFonts w:hint="eastAsia"/>
        </w:rPr>
        <w:t>記述</w:t>
      </w:r>
      <w:r w:rsidR="00677C0C" w:rsidRPr="00677C0C">
        <w:rPr>
          <w:rFonts w:hint="eastAsia"/>
        </w:rPr>
        <w:t>方法については後述の説明文を</w:t>
      </w:r>
      <w:r w:rsidR="003434BA">
        <w:rPr>
          <w:rFonts w:hint="eastAsia"/>
        </w:rPr>
        <w:t>ご確認ください</w:t>
      </w:r>
      <w:r w:rsidR="00677C0C" w:rsidRPr="00677C0C">
        <w:rPr>
          <w:rFonts w:hint="eastAsia"/>
        </w:rPr>
        <w:t>。</w:t>
      </w:r>
      <w:r w:rsidR="00677C0C" w:rsidRPr="00677C0C">
        <w:rPr>
          <w:rFonts w:hint="eastAsia"/>
        </w:rPr>
        <w:t>C</w:t>
      </w:r>
      <w:r w:rsidR="00677C0C" w:rsidRPr="00677C0C">
        <w:t>ONVERGE Studio</w:t>
      </w:r>
      <w:r w:rsidRPr="00677C0C">
        <w:rPr>
          <w:rFonts w:hint="eastAsia"/>
        </w:rPr>
        <w:t>はプリポスト環境で利用します。</w:t>
      </w:r>
      <w:r w:rsidR="00BE6459">
        <w:rPr>
          <w:rFonts w:hint="eastAsia"/>
        </w:rPr>
        <w:t>下記コマンド実行までの手順は、</w:t>
      </w:r>
      <w:r w:rsidR="00C537AA">
        <w:rPr>
          <w:rFonts w:hint="eastAsia"/>
        </w:rPr>
        <w:t>富岳ポータルの</w:t>
      </w:r>
      <w:hyperlink r:id="rId17" w:history="1">
        <w:r w:rsidR="00771E06" w:rsidRPr="001F25A7">
          <w:rPr>
            <w:rFonts w:asciiTheme="minorEastAsia" w:hAnsiTheme="minorEastAsia" w:cs="Arial"/>
            <w:color w:val="003D74"/>
            <w:kern w:val="20"/>
            <w:szCs w:val="22"/>
            <w:u w:val="single"/>
            <w:bdr w:val="none" w:sz="0" w:space="0" w:color="auto" w:frame="1"/>
            <w:shd w:val="clear" w:color="auto" w:fill="F8F9FA"/>
          </w:rPr>
          <w:t>富岳 可視化 利用ガイド</w:t>
        </w:r>
      </w:hyperlink>
      <w:r w:rsidR="00BE6459" w:rsidRPr="001F25A7">
        <w:rPr>
          <w:rFonts w:asciiTheme="minorEastAsia" w:hAnsiTheme="minorEastAsia" w:cs="Times New Roman" w:hint="eastAsia"/>
          <w:kern w:val="20"/>
          <w:szCs w:val="22"/>
        </w:rPr>
        <w:t>を</w:t>
      </w:r>
      <w:r w:rsidR="00871F08" w:rsidRPr="001F25A7">
        <w:rPr>
          <w:rFonts w:asciiTheme="minorEastAsia" w:hAnsiTheme="minorEastAsia" w:cs="Times New Roman" w:hint="eastAsia"/>
          <w:kern w:val="20"/>
          <w:szCs w:val="22"/>
        </w:rPr>
        <w:t>ご参照ください。</w:t>
      </w:r>
    </w:p>
    <w:p w14:paraId="04A2DE7B" w14:textId="206DB5F1" w:rsidR="00467353" w:rsidRPr="00467353" w:rsidRDefault="00467353" w:rsidP="00467353">
      <w:pPr>
        <w:pStyle w:val="afffffff9"/>
        <w:ind w:firstLineChars="0" w:firstLine="0"/>
      </w:pPr>
    </w:p>
    <w:tbl>
      <w:tblPr>
        <w:tblStyle w:val="ad"/>
        <w:tblW w:w="0" w:type="auto"/>
        <w:tblLook w:val="04A0" w:firstRow="1" w:lastRow="0" w:firstColumn="1" w:lastColumn="0" w:noHBand="0" w:noVBand="1"/>
      </w:tblPr>
      <w:tblGrid>
        <w:gridCol w:w="9059"/>
      </w:tblGrid>
      <w:tr w:rsidR="00467353" w:rsidRPr="00467353" w14:paraId="0BCF5C43" w14:textId="77777777" w:rsidTr="00813B71">
        <w:tc>
          <w:tcPr>
            <w:tcW w:w="9059" w:type="dxa"/>
          </w:tcPr>
          <w:p w14:paraId="773DCD7A" w14:textId="77777777" w:rsidR="00467353" w:rsidRPr="00E002C2" w:rsidRDefault="00467353" w:rsidP="008A6ADD">
            <w:pPr>
              <w:pStyle w:val="afffffff9"/>
              <w:ind w:firstLineChars="0" w:firstLine="0"/>
              <w:rPr>
                <w:color w:val="FF0000"/>
              </w:rPr>
            </w:pPr>
            <w:r w:rsidRPr="00AC0A6B">
              <w:t>[</w:t>
            </w:r>
            <w:proofErr w:type="spellStart"/>
            <w:r w:rsidRPr="00AC0A6B">
              <w:t>PrePost</w:t>
            </w:r>
            <w:proofErr w:type="spellEnd"/>
            <w:r w:rsidRPr="00AC0A6B">
              <w:t>]$</w:t>
            </w:r>
            <w:r w:rsidRPr="00E002C2">
              <w:rPr>
                <w:color w:val="FF0000"/>
              </w:rPr>
              <w:t xml:space="preserve">  module use /vol0004/apps/</w:t>
            </w:r>
            <w:proofErr w:type="spellStart"/>
            <w:r w:rsidRPr="00E002C2">
              <w:rPr>
                <w:color w:val="FF0000"/>
              </w:rPr>
              <w:t>isv</w:t>
            </w:r>
            <w:proofErr w:type="spellEnd"/>
            <w:r w:rsidRPr="00E002C2">
              <w:rPr>
                <w:color w:val="FF0000"/>
              </w:rPr>
              <w:t>/CONVERGE/</w:t>
            </w:r>
            <w:proofErr w:type="spellStart"/>
            <w:r w:rsidRPr="00E002C2">
              <w:rPr>
                <w:color w:val="FF0000"/>
              </w:rPr>
              <w:t>modulefiles</w:t>
            </w:r>
            <w:proofErr w:type="spellEnd"/>
          </w:p>
          <w:p w14:paraId="1900B563" w14:textId="10D2E05B" w:rsidR="00467353" w:rsidRPr="00E002C2" w:rsidRDefault="00467353" w:rsidP="008A6ADD">
            <w:pPr>
              <w:pStyle w:val="afffffff9"/>
              <w:ind w:firstLineChars="0" w:firstLine="0"/>
              <w:rPr>
                <w:color w:val="FF0000"/>
              </w:rPr>
            </w:pPr>
            <w:r w:rsidRPr="00AC0A6B">
              <w:t>[</w:t>
            </w:r>
            <w:proofErr w:type="spellStart"/>
            <w:r w:rsidRPr="00AC0A6B">
              <w:t>PrePost</w:t>
            </w:r>
            <w:proofErr w:type="spellEnd"/>
            <w:r w:rsidRPr="00AC0A6B">
              <w:t xml:space="preserve">]$ </w:t>
            </w:r>
            <w:r w:rsidRPr="00E002C2">
              <w:rPr>
                <w:color w:val="FF0000"/>
              </w:rPr>
              <w:t xml:space="preserve"> module load </w:t>
            </w:r>
            <w:proofErr w:type="spellStart"/>
            <w:r w:rsidR="00C61950" w:rsidRPr="00AC0A6B">
              <w:rPr>
                <w:color w:val="FF0000"/>
              </w:rPr>
              <w:t>CONVERGE</w:t>
            </w:r>
            <w:r w:rsidR="006F7E01" w:rsidRPr="00AC0A6B">
              <w:rPr>
                <w:color w:val="FF0000"/>
              </w:rPr>
              <w:t>_Studio</w:t>
            </w:r>
            <w:proofErr w:type="spellEnd"/>
          </w:p>
          <w:p w14:paraId="4B3B5860" w14:textId="3B7F872E" w:rsidR="00467353" w:rsidRPr="00E002C2" w:rsidRDefault="00467353" w:rsidP="008A6ADD">
            <w:pPr>
              <w:pStyle w:val="afffffff9"/>
              <w:ind w:firstLineChars="0" w:firstLine="0"/>
              <w:rPr>
                <w:color w:val="FF0000"/>
              </w:rPr>
            </w:pPr>
            <w:r w:rsidRPr="00AC0A6B">
              <w:t>[</w:t>
            </w:r>
            <w:proofErr w:type="spellStart"/>
            <w:r w:rsidRPr="00AC0A6B">
              <w:t>PrePost</w:t>
            </w:r>
            <w:proofErr w:type="spellEnd"/>
            <w:r w:rsidRPr="00AC0A6B">
              <w:t>]$</w:t>
            </w:r>
            <w:r w:rsidRPr="00AC0A6B">
              <w:rPr>
                <w:rFonts w:hint="eastAsia"/>
              </w:rPr>
              <w:t xml:space="preserve"> </w:t>
            </w:r>
            <w:r w:rsidRPr="00E002C2">
              <w:rPr>
                <w:color w:val="FF0000"/>
              </w:rPr>
              <w:t xml:space="preserve"> export RLM_LICENSE_PASSWORD=</w:t>
            </w:r>
            <w:r w:rsidR="000D20DE" w:rsidRPr="00E002C2">
              <w:rPr>
                <w:rFonts w:hint="eastAsia"/>
                <w:i/>
                <w:iCs/>
                <w:color w:val="FF0000"/>
              </w:rPr>
              <w:t>ライセンスのパスワード</w:t>
            </w:r>
          </w:p>
          <w:p w14:paraId="3EBA4AAB" w14:textId="32B41945" w:rsidR="00467353" w:rsidRPr="00467353" w:rsidRDefault="00467353" w:rsidP="008A6ADD">
            <w:pPr>
              <w:pStyle w:val="afffffff9"/>
              <w:ind w:firstLineChars="0" w:firstLine="0"/>
            </w:pPr>
            <w:r w:rsidRPr="00467353">
              <w:t>[</w:t>
            </w:r>
            <w:proofErr w:type="spellStart"/>
            <w:r w:rsidRPr="00467353">
              <w:t>PrePost</w:t>
            </w:r>
            <w:proofErr w:type="spellEnd"/>
            <w:r w:rsidRPr="00467353">
              <w:t xml:space="preserve">]$ </w:t>
            </w:r>
            <w:r w:rsidRPr="00467353">
              <w:rPr>
                <w:rFonts w:hint="eastAsia"/>
              </w:rPr>
              <w:t xml:space="preserve"> </w:t>
            </w:r>
            <w:proofErr w:type="spellStart"/>
            <w:r w:rsidR="00E014F5">
              <w:t>CONVERGE_Studio</w:t>
            </w:r>
            <w:proofErr w:type="spellEnd"/>
          </w:p>
        </w:tc>
      </w:tr>
    </w:tbl>
    <w:p w14:paraId="2D68BC91" w14:textId="77777777" w:rsidR="00813B71" w:rsidRPr="00467353" w:rsidRDefault="00813B71" w:rsidP="00240954">
      <w:pPr>
        <w:pStyle w:val="afffffff9"/>
        <w:ind w:firstLineChars="0" w:firstLine="567"/>
      </w:pPr>
      <w:r w:rsidRPr="00467353">
        <w:rPr>
          <w:rFonts w:hint="eastAsia"/>
        </w:rPr>
        <w:t>※先頭の「</w:t>
      </w:r>
      <w:r w:rsidRPr="00467353">
        <w:t>[</w:t>
      </w:r>
      <w:proofErr w:type="spellStart"/>
      <w:r w:rsidRPr="00467353">
        <w:t>PrePost</w:t>
      </w:r>
      <w:proofErr w:type="spellEnd"/>
      <w:r w:rsidRPr="00467353">
        <w:t>]$</w:t>
      </w:r>
      <w:r w:rsidRPr="00467353">
        <w:rPr>
          <w:rFonts w:hint="eastAsia"/>
        </w:rPr>
        <w:t xml:space="preserve">　」は</w:t>
      </w:r>
      <w:r w:rsidRPr="00AC1AFB">
        <w:rPr>
          <w:rFonts w:hint="eastAsia"/>
        </w:rPr>
        <w:t>プリポストノードでのコマンド実行</w:t>
      </w:r>
      <w:r>
        <w:rPr>
          <w:rFonts w:hint="eastAsia"/>
        </w:rPr>
        <w:t>を表します</w:t>
      </w:r>
    </w:p>
    <w:p w14:paraId="2B7908F1" w14:textId="77777777" w:rsidR="00677C0C" w:rsidRPr="00813B71" w:rsidRDefault="00677C0C" w:rsidP="00AA5AB0">
      <w:pPr>
        <w:pStyle w:val="afffffff9"/>
        <w:ind w:firstLineChars="0" w:firstLine="0"/>
      </w:pPr>
    </w:p>
    <w:p w14:paraId="04DCE116" w14:textId="1722C5CE" w:rsidR="00AA5AB0" w:rsidRPr="0048560C" w:rsidRDefault="00AA5AB0" w:rsidP="00AA5AB0">
      <w:pPr>
        <w:pStyle w:val="20"/>
        <w:ind w:left="567"/>
        <w:jc w:val="left"/>
        <w:rPr>
          <w:rFonts w:asciiTheme="minorHAnsi" w:hAnsiTheme="minorHAnsi"/>
          <w:szCs w:val="28"/>
        </w:rPr>
      </w:pPr>
      <w:bookmarkStart w:id="28" w:name="_Toc94690486"/>
      <w:bookmarkStart w:id="29" w:name="_Toc128149653"/>
      <w:proofErr w:type="spellStart"/>
      <w:r>
        <w:rPr>
          <w:rFonts w:asciiTheme="minorHAnsi" w:hAnsiTheme="minorHAnsi"/>
          <w:bCs/>
          <w:szCs w:val="28"/>
        </w:rPr>
        <w:t>CONVERGE_Studio</w:t>
      </w:r>
      <w:proofErr w:type="spellEnd"/>
      <w:r>
        <w:rPr>
          <w:rFonts w:asciiTheme="minorHAnsi" w:hAnsiTheme="minorHAnsi" w:hint="eastAsia"/>
          <w:bCs/>
          <w:szCs w:val="28"/>
        </w:rPr>
        <w:t>利用時の環境設定</w:t>
      </w:r>
      <w:r w:rsidRPr="0048560C">
        <w:rPr>
          <w:rFonts w:asciiTheme="minorHAnsi" w:hAnsiTheme="minorHAnsi"/>
          <w:bCs/>
          <w:szCs w:val="28"/>
        </w:rPr>
        <w:t>について</w:t>
      </w:r>
      <w:bookmarkEnd w:id="28"/>
      <w:bookmarkEnd w:id="29"/>
    </w:p>
    <w:p w14:paraId="28B3B846" w14:textId="77777777" w:rsidR="00AA5AB0" w:rsidRPr="00354C3F" w:rsidRDefault="00AA5AB0" w:rsidP="00AA5AB0">
      <w:pPr>
        <w:pStyle w:val="a6"/>
        <w:numPr>
          <w:ilvl w:val="0"/>
          <w:numId w:val="42"/>
        </w:numPr>
        <w:ind w:firstLineChars="0"/>
        <w:rPr>
          <w:rFonts w:asciiTheme="minorEastAsia" w:eastAsiaTheme="minorEastAsia" w:hAnsiTheme="minorEastAsia"/>
          <w:sz w:val="22"/>
          <w:szCs w:val="22"/>
        </w:rPr>
      </w:pPr>
      <w:r w:rsidRPr="00354C3F">
        <w:rPr>
          <w:rFonts w:asciiTheme="minorHAnsi" w:eastAsiaTheme="minorEastAsia" w:hAnsiTheme="minorHAnsi"/>
          <w:sz w:val="22"/>
          <w:szCs w:val="22"/>
        </w:rPr>
        <w:t xml:space="preserve">module </w:t>
      </w:r>
      <w:r w:rsidRPr="00354C3F">
        <w:rPr>
          <w:rFonts w:asciiTheme="minorEastAsia" w:eastAsiaTheme="minorEastAsia" w:hAnsiTheme="minorEastAsia" w:hint="eastAsia"/>
          <w:sz w:val="22"/>
          <w:szCs w:val="22"/>
        </w:rPr>
        <w:t>コマンド</w:t>
      </w:r>
    </w:p>
    <w:p w14:paraId="11B12083" w14:textId="77777777" w:rsidR="00AA5AB0" w:rsidRPr="00566E28" w:rsidRDefault="00AA5AB0" w:rsidP="00E002C2">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5338F537" w14:textId="77777777" w:rsidR="00AA5AB0" w:rsidRPr="001F27BD" w:rsidRDefault="00AA5AB0" w:rsidP="00AA5AB0">
      <w:pPr>
        <w:pStyle w:val="a6"/>
        <w:ind w:left="620" w:firstLineChars="0" w:firstLine="0"/>
      </w:pPr>
    </w:p>
    <w:p w14:paraId="4B241E97" w14:textId="77777777" w:rsidR="00AA5AB0" w:rsidRDefault="00AA5AB0" w:rsidP="00AA5AB0">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43B65801" w14:textId="0758E342" w:rsidR="00AA5AB0" w:rsidRDefault="00404C91" w:rsidP="00E002C2">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modulefile</w:t>
      </w:r>
      <w:proofErr w:type="spellEnd"/>
      <w:r w:rsidR="00AA5AB0">
        <w:rPr>
          <w:rFonts w:asciiTheme="minorHAnsi" w:eastAsiaTheme="minorEastAsia" w:hAnsiTheme="minorHAnsi" w:hint="eastAsia"/>
          <w:sz w:val="22"/>
          <w:szCs w:val="22"/>
        </w:rPr>
        <w:t>の格納場所を指定します</w:t>
      </w:r>
      <w:r w:rsidR="00AA5AB0" w:rsidRPr="0048560C">
        <w:rPr>
          <w:rFonts w:asciiTheme="minorHAnsi" w:eastAsiaTheme="minorEastAsia" w:hAnsiTheme="minorHAnsi"/>
          <w:sz w:val="22"/>
          <w:szCs w:val="22"/>
        </w:rPr>
        <w:t>。</w:t>
      </w:r>
      <w:r w:rsidR="00AA5AB0">
        <w:rPr>
          <w:rFonts w:asciiTheme="minorHAnsi" w:eastAsiaTheme="minorEastAsia" w:hAnsiTheme="minorHAnsi" w:hint="eastAsia"/>
          <w:sz w:val="22"/>
          <w:szCs w:val="22"/>
        </w:rPr>
        <w:t>変更しないでください。</w:t>
      </w:r>
    </w:p>
    <w:p w14:paraId="455AED56" w14:textId="77777777" w:rsidR="00AA5AB0" w:rsidRDefault="00AA5AB0" w:rsidP="00AA5AB0">
      <w:pPr>
        <w:pStyle w:val="a6"/>
        <w:ind w:firstLineChars="0"/>
        <w:rPr>
          <w:rFonts w:asciiTheme="minorHAnsi" w:eastAsiaTheme="minorEastAsia" w:hAnsiTheme="minorHAnsi"/>
          <w:sz w:val="22"/>
          <w:szCs w:val="22"/>
        </w:rPr>
      </w:pPr>
    </w:p>
    <w:p w14:paraId="4C4FE750" w14:textId="13A27894" w:rsidR="00AA5AB0" w:rsidRDefault="00AA5AB0" w:rsidP="00AA5AB0">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566E28">
        <w:rPr>
          <w:rFonts w:asciiTheme="minorHAnsi" w:eastAsiaTheme="minorEastAsia" w:hAnsiTheme="minorHAnsi"/>
          <w:color w:val="FF0000"/>
          <w:sz w:val="22"/>
          <w:szCs w:val="22"/>
        </w:rPr>
        <w:t xml:space="preserve"> </w:t>
      </w:r>
      <w:proofErr w:type="spellStart"/>
      <w:r w:rsidR="00404C91">
        <w:rPr>
          <w:rFonts w:asciiTheme="minorHAnsi" w:eastAsiaTheme="minorEastAsia" w:hAnsiTheme="minorHAnsi" w:hint="eastAsia"/>
          <w:i/>
          <w:iCs/>
          <w:color w:val="FF0000"/>
          <w:sz w:val="22"/>
          <w:szCs w:val="22"/>
        </w:rPr>
        <w:t>modulefile</w:t>
      </w:r>
      <w:proofErr w:type="spellEnd"/>
    </w:p>
    <w:p w14:paraId="3069D78F" w14:textId="5AF872B9" w:rsidR="00AA5AB0" w:rsidRPr="00566E28" w:rsidRDefault="00404C91" w:rsidP="00E002C2">
      <w:pPr>
        <w:pStyle w:val="afffffff8"/>
        <w:ind w:left="800" w:firstLineChars="100" w:firstLine="220"/>
        <w:rPr>
          <w:rFonts w:asciiTheme="minorHAnsi" w:eastAsiaTheme="minorEastAsia" w:hAnsiTheme="minorHAnsi"/>
          <w:sz w:val="22"/>
          <w:szCs w:val="22"/>
        </w:rPr>
      </w:pPr>
      <w:proofErr w:type="spellStart"/>
      <w:r w:rsidRPr="00120E0F">
        <w:rPr>
          <w:rFonts w:asciiTheme="minorHAnsi" w:eastAsiaTheme="minorEastAsia" w:hAnsiTheme="minorHAnsi"/>
          <w:i/>
          <w:color w:val="FF0000"/>
          <w:sz w:val="22"/>
          <w:szCs w:val="22"/>
        </w:rPr>
        <w:t>modulefile</w:t>
      </w:r>
      <w:proofErr w:type="spellEnd"/>
      <w:r w:rsidR="00AA5AB0" w:rsidRPr="00120E0F">
        <w:rPr>
          <w:rFonts w:asciiTheme="minorHAnsi" w:eastAsiaTheme="minorEastAsia" w:hAnsiTheme="minorHAnsi" w:hint="eastAsia"/>
          <w:color w:val="FF0000"/>
          <w:sz w:val="22"/>
          <w:szCs w:val="22"/>
        </w:rPr>
        <w:t xml:space="preserve"> </w:t>
      </w:r>
      <w:r w:rsidR="00AA5AB0">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AA5AB0" w:rsidRPr="00EC6759" w14:paraId="18DBE0A6" w14:textId="77777777" w:rsidTr="00FC1020">
        <w:tc>
          <w:tcPr>
            <w:tcW w:w="8469" w:type="dxa"/>
          </w:tcPr>
          <w:p w14:paraId="677F4736" w14:textId="16AB0486" w:rsidR="00AA5AB0" w:rsidRPr="001A33EA" w:rsidRDefault="00733A37" w:rsidP="00FC1020">
            <w:pPr>
              <w:pStyle w:val="a6"/>
              <w:ind w:firstLine="200"/>
              <w:rPr>
                <w:rFonts w:asciiTheme="minorHAnsi" w:hAnsiTheme="minorHAnsi"/>
              </w:rPr>
            </w:pPr>
            <w:r>
              <w:rPr>
                <w:rFonts w:asciiTheme="minorHAnsi" w:eastAsiaTheme="minorEastAsia" w:hAnsiTheme="minorHAnsi"/>
              </w:rPr>
              <w:t xml:space="preserve"> </w:t>
            </w:r>
            <w:r w:rsidR="00AA5AB0" w:rsidRPr="00EC6759">
              <w:rPr>
                <w:rFonts w:asciiTheme="minorHAnsi" w:eastAsiaTheme="minorEastAsia" w:hAnsiTheme="minorHAnsi"/>
              </w:rPr>
              <w:t>module load</w:t>
            </w:r>
            <w:r w:rsidR="00AA5AB0" w:rsidRPr="00120E0F">
              <w:rPr>
                <w:rFonts w:asciiTheme="minorHAnsi" w:eastAsiaTheme="minorEastAsia" w:hAnsiTheme="minorHAnsi"/>
              </w:rPr>
              <w:t xml:space="preserve"> </w:t>
            </w:r>
            <w:proofErr w:type="spellStart"/>
            <w:r w:rsidR="00AA5AB0" w:rsidRPr="00120E0F">
              <w:rPr>
                <w:rFonts w:asciiTheme="minorHAnsi" w:eastAsiaTheme="minorEastAsia" w:hAnsiTheme="minorHAnsi"/>
              </w:rPr>
              <w:t>CONVERGE_Studio</w:t>
            </w:r>
            <w:proofErr w:type="spellEnd"/>
          </w:p>
        </w:tc>
      </w:tr>
    </w:tbl>
    <w:p w14:paraId="464607B6" w14:textId="77777777" w:rsidR="00AA5AB0" w:rsidRDefault="00AA5AB0" w:rsidP="00E002C2">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07A2AEEE" w14:textId="77777777" w:rsidR="00AA5AB0" w:rsidRDefault="00AA5AB0" w:rsidP="00AA5AB0">
      <w:pPr>
        <w:pStyle w:val="a6"/>
        <w:ind w:left="851" w:firstLineChars="0" w:firstLine="0"/>
        <w:rPr>
          <w:rFonts w:asciiTheme="minorHAnsi" w:eastAsiaTheme="minorEastAsia" w:hAnsiTheme="minorHAnsi"/>
          <w:sz w:val="22"/>
          <w:szCs w:val="22"/>
        </w:rPr>
      </w:pPr>
    </w:p>
    <w:p w14:paraId="0847189B" w14:textId="77777777" w:rsidR="007826B3" w:rsidRPr="002B3C69" w:rsidRDefault="007826B3" w:rsidP="007826B3">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hint="eastAsia"/>
          <w:color w:val="FF0000"/>
          <w:sz w:val="22"/>
          <w:szCs w:val="22"/>
        </w:rPr>
        <w:lastRenderedPageBreak/>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コマンドで設定される環境変数には実行時パラメーターが含まれている場合があります。実行時パラメーターを指定する場合、必ず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54EFA2D8" w14:textId="77777777" w:rsidR="007826B3" w:rsidRDefault="007826B3" w:rsidP="00AA5AB0">
      <w:pPr>
        <w:pStyle w:val="a6"/>
        <w:ind w:left="851" w:firstLineChars="0" w:firstLine="0"/>
        <w:rPr>
          <w:rFonts w:asciiTheme="minorHAnsi" w:eastAsiaTheme="minorEastAsia" w:hAnsiTheme="minorHAnsi"/>
          <w:sz w:val="22"/>
          <w:szCs w:val="22"/>
        </w:rPr>
      </w:pPr>
    </w:p>
    <w:p w14:paraId="071DA3D3" w14:textId="0855FC73" w:rsidR="00AA5AB0" w:rsidRDefault="00AA5AB0" w:rsidP="00E002C2">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404C91">
        <w:rPr>
          <w:rFonts w:asciiTheme="minorHAnsi" w:eastAsiaTheme="minorEastAsia" w:hAnsiTheme="minorHAnsi" w:hint="eastAsia"/>
          <w:i/>
          <w:iCs/>
          <w:color w:val="FF0000"/>
          <w:sz w:val="22"/>
          <w:szCs w:val="22"/>
        </w:rPr>
        <w:t>modulefile</w:t>
      </w:r>
      <w:proofErr w:type="spellEnd"/>
      <w:r w:rsidRPr="00566E28">
        <w:rPr>
          <w:rFonts w:asciiTheme="minorHAnsi" w:eastAsiaTheme="minorEastAsia" w:hAnsiTheme="minorHAnsi"/>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AA5AB0" w14:paraId="24A59522" w14:textId="77777777" w:rsidTr="00FC1020">
        <w:tc>
          <w:tcPr>
            <w:tcW w:w="9268" w:type="dxa"/>
          </w:tcPr>
          <w:p w14:paraId="17229472" w14:textId="39D95854" w:rsidR="00AA5AB0" w:rsidRDefault="00AA5AB0" w:rsidP="00FC1020">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464E0C">
              <w:rPr>
                <w:rFonts w:asciiTheme="minorHAnsi" w:eastAsiaTheme="minorEastAsia" w:hAnsiTheme="minorHAnsi" w:hint="eastAsia"/>
                <w:sz w:val="22"/>
                <w:szCs w:val="22"/>
              </w:rPr>
              <w:t>v</w:t>
            </w:r>
            <w:r w:rsidR="00464E0C">
              <w:rPr>
                <w:rFonts w:asciiTheme="minorHAnsi" w:eastAsiaTheme="minorEastAsia" w:hAnsiTheme="minorHAnsi"/>
                <w:sz w:val="22"/>
                <w:szCs w:val="22"/>
              </w:rPr>
              <w:t>3</w:t>
            </w:r>
            <w:r>
              <w:rPr>
                <w:rFonts w:asciiTheme="minorHAnsi" w:eastAsiaTheme="minorEastAsia" w:hAnsiTheme="minorHAnsi"/>
                <w:sz w:val="22"/>
                <w:szCs w:val="22"/>
              </w:rPr>
              <w:t xml:space="preserve">.0 </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sidR="00733A37">
              <w:rPr>
                <w:rFonts w:asciiTheme="minorHAnsi" w:eastAsiaTheme="minorEastAsia" w:hAnsiTheme="minorHAnsi"/>
                <w:sz w:val="22"/>
                <w:szCs w:val="22"/>
              </w:rPr>
              <w:t xml:space="preserve"> </w:t>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proofErr w:type="spellStart"/>
            <w:r w:rsidRPr="00120E0F">
              <w:rPr>
                <w:rFonts w:asciiTheme="minorHAnsi" w:eastAsiaTheme="minorEastAsia" w:hAnsiTheme="minorHAnsi"/>
              </w:rPr>
              <w:t>CONVERGE_Studio</w:t>
            </w:r>
            <w:proofErr w:type="spellEnd"/>
            <w:r w:rsidRPr="00120E0F">
              <w:rPr>
                <w:rFonts w:asciiTheme="minorHAnsi" w:eastAsiaTheme="minorEastAsia" w:hAnsiTheme="minorHAnsi"/>
              </w:rPr>
              <w:t>/</w:t>
            </w:r>
            <w:r w:rsidR="00464E0C" w:rsidRPr="00120E0F">
              <w:rPr>
                <w:rFonts w:asciiTheme="minorHAnsi" w:eastAsiaTheme="minorEastAsia" w:hAnsiTheme="minorHAnsi"/>
              </w:rPr>
              <w:t>v3</w:t>
            </w:r>
            <w:r w:rsidRPr="00120E0F">
              <w:rPr>
                <w:rFonts w:asciiTheme="minorHAnsi" w:eastAsiaTheme="minorEastAsia" w:hAnsiTheme="minorHAnsi"/>
              </w:rPr>
              <w:t>.0</w:t>
            </w:r>
          </w:p>
        </w:tc>
      </w:tr>
    </w:tbl>
    <w:p w14:paraId="7F570A45" w14:textId="77777777" w:rsidR="00AA5AB0" w:rsidRDefault="00AA5AB0" w:rsidP="00AA5AB0">
      <w:pPr>
        <w:pStyle w:val="a6"/>
        <w:ind w:left="851" w:firstLineChars="0" w:firstLine="0"/>
        <w:rPr>
          <w:rFonts w:asciiTheme="minorHAnsi" w:eastAsiaTheme="minorEastAsia" w:hAnsiTheme="minorHAnsi"/>
          <w:sz w:val="22"/>
          <w:szCs w:val="22"/>
        </w:rPr>
      </w:pPr>
    </w:p>
    <w:p w14:paraId="4931FFDD" w14:textId="65C28810" w:rsidR="00AA5AB0" w:rsidRPr="005B694C" w:rsidRDefault="00404C91" w:rsidP="0057125B">
      <w:pPr>
        <w:pStyle w:val="a6"/>
        <w:ind w:left="851"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modulefile</w:t>
      </w:r>
      <w:proofErr w:type="spellEnd"/>
      <w:r w:rsidR="00AA5AB0" w:rsidRPr="00566E28">
        <w:rPr>
          <w:rFonts w:asciiTheme="minorHAnsi" w:eastAsiaTheme="minorEastAsia" w:hAnsiTheme="minorHAnsi" w:hint="eastAsia"/>
          <w:color w:val="FF0000"/>
          <w:sz w:val="22"/>
          <w:szCs w:val="22"/>
        </w:rPr>
        <w:t xml:space="preserve"> </w:t>
      </w:r>
      <w:r w:rsidR="00AA5AB0">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AA5AB0" w14:paraId="0F45FDAF" w14:textId="77777777" w:rsidTr="00966E3B">
        <w:tc>
          <w:tcPr>
            <w:tcW w:w="8435" w:type="dxa"/>
          </w:tcPr>
          <w:p w14:paraId="1E31926F" w14:textId="4411D72B" w:rsidR="00AA5AB0" w:rsidRPr="00D41E07" w:rsidRDefault="00AA5AB0" w:rsidP="00FC1020">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6ECB7B4C" w14:textId="571ED618" w:rsidR="00AA5AB0" w:rsidRDefault="00AA5AB0" w:rsidP="00FC1020">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635BDB">
              <w:rPr>
                <w:rFonts w:asciiTheme="minorHAnsi" w:eastAsiaTheme="minorEastAsia" w:hAnsiTheme="minorHAnsi"/>
                <w:sz w:val="22"/>
                <w:szCs w:val="22"/>
              </w:rPr>
              <w:t xml:space="preserve"> </w:t>
            </w:r>
            <w:proofErr w:type="spellStart"/>
            <w:r w:rsidR="00635BDB">
              <w:rPr>
                <w:rFonts w:asciiTheme="minorHAnsi" w:eastAsiaTheme="minorEastAsia" w:hAnsiTheme="minorHAnsi"/>
                <w:sz w:val="22"/>
                <w:szCs w:val="22"/>
              </w:rPr>
              <w:t>CONVERGE_Studio</w:t>
            </w:r>
            <w:proofErr w:type="spellEnd"/>
          </w:p>
        </w:tc>
      </w:tr>
    </w:tbl>
    <w:p w14:paraId="7693595A" w14:textId="77777777" w:rsidR="00966E3B" w:rsidRDefault="00966E3B" w:rsidP="00FC54EF">
      <w:pPr>
        <w:pStyle w:val="a6"/>
        <w:ind w:firstLineChars="0"/>
        <w:rPr>
          <w:rFonts w:asciiTheme="minorHAnsi" w:eastAsiaTheme="minorEastAsia" w:hAnsiTheme="minorHAnsi"/>
          <w:sz w:val="22"/>
          <w:szCs w:val="22"/>
        </w:rPr>
      </w:pPr>
    </w:p>
    <w:p w14:paraId="6C0789BD" w14:textId="77777777" w:rsidR="0040363D" w:rsidRPr="005B694C" w:rsidRDefault="0040363D" w:rsidP="0057125B">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40363D" w14:paraId="16F0D1BE" w14:textId="77777777" w:rsidTr="002110DC">
        <w:tc>
          <w:tcPr>
            <w:tcW w:w="8435" w:type="dxa"/>
          </w:tcPr>
          <w:p w14:paraId="783BF5EB" w14:textId="7C33B954" w:rsidR="0040363D" w:rsidRPr="00D41E07" w:rsidRDefault="0040363D"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5F7B2E">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F5625B1" w14:textId="3E498284" w:rsidR="0040363D" w:rsidRDefault="0040363D"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404C91">
              <w:rPr>
                <w:rFonts w:asciiTheme="minorHAnsi" w:eastAsiaTheme="minorEastAsia" w:hAnsiTheme="minorHAnsi" w:hint="eastAsia"/>
                <w:i/>
                <w:iCs/>
                <w:color w:val="FF0000"/>
                <w:sz w:val="22"/>
                <w:szCs w:val="22"/>
              </w:rPr>
              <w:t>modulefile</w:t>
            </w:r>
            <w:proofErr w:type="spellEnd"/>
          </w:p>
        </w:tc>
      </w:tr>
    </w:tbl>
    <w:p w14:paraId="0F481879" w14:textId="77777777" w:rsidR="0040363D" w:rsidRDefault="0040363D" w:rsidP="00FC54EF">
      <w:pPr>
        <w:pStyle w:val="a6"/>
        <w:ind w:firstLineChars="0"/>
        <w:rPr>
          <w:rFonts w:asciiTheme="minorHAnsi" w:eastAsiaTheme="minorEastAsia" w:hAnsiTheme="minorHAnsi"/>
          <w:sz w:val="22"/>
          <w:szCs w:val="22"/>
        </w:rPr>
      </w:pPr>
    </w:p>
    <w:p w14:paraId="7BC3549A" w14:textId="5D64941F" w:rsidR="00966E3B" w:rsidRPr="001706E9" w:rsidRDefault="00966E3B" w:rsidP="00966E3B">
      <w:pPr>
        <w:pStyle w:val="a6"/>
        <w:numPr>
          <w:ilvl w:val="0"/>
          <w:numId w:val="41"/>
        </w:numPr>
        <w:ind w:firstLineChars="0"/>
        <w:rPr>
          <w:rFonts w:asciiTheme="minorHAnsi" w:eastAsiaTheme="minorEastAsia" w:hAnsiTheme="minorHAnsi"/>
          <w:sz w:val="22"/>
          <w:szCs w:val="22"/>
        </w:rPr>
      </w:pPr>
      <w:r w:rsidRPr="001706E9">
        <w:rPr>
          <w:rFonts w:asciiTheme="minorHAnsi" w:eastAsiaTheme="minorEastAsia" w:hAnsiTheme="minorHAnsi"/>
          <w:sz w:val="22"/>
          <w:szCs w:val="22"/>
        </w:rPr>
        <w:t>RLM_LICENSE_PASSWORD</w:t>
      </w:r>
    </w:p>
    <w:p w14:paraId="137F64E2" w14:textId="77777777" w:rsidR="000F49CC" w:rsidRDefault="00966E3B" w:rsidP="000F49CC">
      <w:pPr>
        <w:pStyle w:val="a6"/>
        <w:ind w:left="840" w:firstLineChars="0" w:firstLine="0"/>
        <w:rPr>
          <w:ins w:id="30" w:author="Honda, Yusuke/本多 祐介" w:date="2023-02-24T16:46:00Z"/>
          <w:rFonts w:asciiTheme="minorHAnsi" w:eastAsiaTheme="minorEastAsia" w:hAnsiTheme="minorHAnsi"/>
          <w:sz w:val="22"/>
          <w:szCs w:val="22"/>
        </w:rPr>
      </w:pPr>
      <w:r w:rsidRPr="001A33EA">
        <w:rPr>
          <w:rFonts w:asciiTheme="minorHAnsi" w:eastAsiaTheme="minorEastAsia" w:hAnsiTheme="minorHAnsi" w:hint="eastAsia"/>
          <w:sz w:val="22"/>
          <w:szCs w:val="22"/>
        </w:rPr>
        <w:t>ライセン</w:t>
      </w:r>
      <w:r>
        <w:rPr>
          <w:rFonts w:asciiTheme="minorHAnsi" w:eastAsiaTheme="minorEastAsia" w:hAnsiTheme="minorHAnsi" w:hint="eastAsia"/>
          <w:sz w:val="22"/>
          <w:szCs w:val="22"/>
        </w:rPr>
        <w:t>スファイルに記述したパスワードを設定してください。</w:t>
      </w:r>
    </w:p>
    <w:p w14:paraId="0F9189EA" w14:textId="194DF3BE" w:rsidR="00966E3B" w:rsidRPr="000F49CC" w:rsidRDefault="000F49CC" w:rsidP="000F49CC">
      <w:pPr>
        <w:pStyle w:val="a6"/>
        <w:ind w:left="840" w:firstLineChars="0" w:firstLine="0"/>
        <w:rPr>
          <w:rFonts w:asciiTheme="minorHAnsi" w:eastAsiaTheme="minorEastAsia" w:hAnsiTheme="minorHAnsi"/>
          <w:sz w:val="22"/>
          <w:szCs w:val="22"/>
        </w:rPr>
      </w:pPr>
      <w:ins w:id="31" w:author="Honda, Yusuke/本多 祐介" w:date="2023-02-24T16:46:00Z">
        <w:r w:rsidRPr="00EA6233">
          <w:rPr>
            <w:rFonts w:asciiTheme="minorHAnsi" w:eastAsiaTheme="minorEastAsia" w:hAnsiTheme="minorHAnsi" w:hint="eastAsia"/>
            <w:sz w:val="22"/>
            <w:szCs w:val="22"/>
          </w:rPr>
          <w:t>試行利用の場合は、富岳サポートから通知されたパスワードを設定してください</w:t>
        </w:r>
        <w:r>
          <w:rPr>
            <w:rFonts w:asciiTheme="minorHAnsi" w:eastAsiaTheme="minorEastAsia" w:hAnsiTheme="minorHAnsi" w:hint="eastAsia"/>
            <w:sz w:val="22"/>
            <w:szCs w:val="22"/>
          </w:rPr>
          <w:t>。</w:t>
        </w:r>
      </w:ins>
    </w:p>
    <w:p w14:paraId="6FA717B8" w14:textId="77777777" w:rsidR="00B55F87" w:rsidRDefault="00B55F87" w:rsidP="00C91648">
      <w:pPr>
        <w:pStyle w:val="afffffff9"/>
        <w:ind w:firstLineChars="0" w:firstLine="0"/>
        <w:rPr>
          <w:color w:val="FF0000"/>
        </w:rPr>
      </w:pPr>
    </w:p>
    <w:p w14:paraId="76C807AF" w14:textId="0C0F4E87" w:rsidR="002715ED" w:rsidRPr="001572B9" w:rsidRDefault="00B25123" w:rsidP="007E5045">
      <w:pPr>
        <w:pStyle w:val="11"/>
        <w:ind w:left="0" w:firstLine="0"/>
        <w:rPr>
          <w:rFonts w:ascii="HG丸ｺﾞｼｯｸM-PRO" w:hAnsi="HG丸ｺﾞｼｯｸM-PRO"/>
        </w:rPr>
      </w:pPr>
      <w:bookmarkStart w:id="32" w:name="_ユーザーライセンスの設定"/>
      <w:bookmarkStart w:id="33" w:name="_Toc94690487"/>
      <w:bookmarkStart w:id="34" w:name="_Toc128149654"/>
      <w:bookmarkEnd w:id="32"/>
      <w:r>
        <w:rPr>
          <w:rFonts w:ascii="HG丸ｺﾞｼｯｸM-PRO" w:hAnsi="HG丸ｺﾞｼｯｸM-PRO" w:hint="eastAsia"/>
        </w:rPr>
        <w:t>C</w:t>
      </w:r>
      <w:r>
        <w:rPr>
          <w:rFonts w:ascii="HG丸ｺﾞｼｯｸM-PRO" w:hAnsi="HG丸ｺﾞｼｯｸM-PRO"/>
        </w:rPr>
        <w:t>ONVERGE</w:t>
      </w:r>
      <w:r>
        <w:rPr>
          <w:rFonts w:ascii="HG丸ｺﾞｼｯｸM-PRO" w:hAnsi="HG丸ｺﾞｼｯｸM-PRO" w:hint="eastAsia"/>
        </w:rPr>
        <w:t>の</w:t>
      </w:r>
      <w:r w:rsidR="00994916">
        <w:rPr>
          <w:rFonts w:ascii="HG丸ｺﾞｼｯｸM-PRO" w:hAnsi="HG丸ｺﾞｼｯｸM-PRO" w:hint="eastAsia"/>
        </w:rPr>
        <w:t>実行方法</w:t>
      </w:r>
      <w:bookmarkEnd w:id="33"/>
      <w:bookmarkEnd w:id="34"/>
    </w:p>
    <w:p w14:paraId="7D33F611" w14:textId="0B6A688D" w:rsidR="00994916" w:rsidRPr="00BF15AF" w:rsidRDefault="00994916" w:rsidP="00240954">
      <w:pPr>
        <w:pStyle w:val="afffffff9"/>
        <w:ind w:firstLineChars="129" w:firstLine="284"/>
        <w:rPr>
          <w:rFonts w:asciiTheme="minorEastAsia" w:hAnsiTheme="minorEastAsia"/>
          <w:szCs w:val="22"/>
        </w:rPr>
      </w:pPr>
      <w:r w:rsidRPr="00240954">
        <w:rPr>
          <w:szCs w:val="22"/>
        </w:rPr>
        <w:t>CONVERGE</w:t>
      </w:r>
      <w:r w:rsidRPr="00BF15AF">
        <w:rPr>
          <w:rFonts w:asciiTheme="minorEastAsia" w:hAnsiTheme="minorEastAsia" w:hint="eastAsia"/>
          <w:szCs w:val="22"/>
        </w:rPr>
        <w:t>実行時のジョブ実行用スクリプト例を以下に示します。作業環境に合わせて適宜修正してください。</w:t>
      </w:r>
      <w:r w:rsidRPr="00BF15AF">
        <w:rPr>
          <w:rFonts w:asciiTheme="minorEastAsia" w:hAnsiTheme="minorEastAsia" w:hint="eastAsia"/>
          <w:color w:val="FF0000"/>
          <w:szCs w:val="22"/>
        </w:rPr>
        <w:t>赤字箇所</w:t>
      </w:r>
      <w:r w:rsidRPr="00BF15AF">
        <w:rPr>
          <w:rFonts w:asciiTheme="minorEastAsia" w:hAnsiTheme="minorEastAsia" w:hint="eastAsia"/>
          <w:szCs w:val="22"/>
        </w:rPr>
        <w:t>については後述の説明文を参照してください。本ジョブは計算ノードに投入します。</w:t>
      </w:r>
    </w:p>
    <w:tbl>
      <w:tblPr>
        <w:tblStyle w:val="ad"/>
        <w:tblW w:w="0" w:type="auto"/>
        <w:tblLook w:val="04A0" w:firstRow="1" w:lastRow="0" w:firstColumn="1" w:lastColumn="0" w:noHBand="0" w:noVBand="1"/>
      </w:tblPr>
      <w:tblGrid>
        <w:gridCol w:w="9059"/>
      </w:tblGrid>
      <w:tr w:rsidR="00C618F1" w:rsidRPr="0048560C" w14:paraId="7DCD3150" w14:textId="77777777" w:rsidTr="009140DD">
        <w:tc>
          <w:tcPr>
            <w:tcW w:w="9059" w:type="dxa"/>
          </w:tcPr>
          <w:p w14:paraId="7994ACDB" w14:textId="77777777" w:rsidR="00D3338F" w:rsidRPr="00D3338F" w:rsidRDefault="00D3338F" w:rsidP="00D3338F">
            <w:pPr>
              <w:pStyle w:val="a6"/>
              <w:ind w:firstLine="200"/>
              <w:rPr>
                <w:rFonts w:asciiTheme="minorHAnsi" w:hAnsiTheme="minorHAnsi"/>
              </w:rPr>
            </w:pPr>
            <w:r w:rsidRPr="00D3338F">
              <w:rPr>
                <w:rFonts w:asciiTheme="minorHAnsi" w:hAnsiTheme="minorHAnsi"/>
              </w:rPr>
              <w:lastRenderedPageBreak/>
              <w:t>#!/bin/bash</w:t>
            </w:r>
          </w:p>
          <w:p w14:paraId="57B83A5A"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-L "</w:t>
            </w:r>
            <w:proofErr w:type="spellStart"/>
            <w:r w:rsidRPr="00D3338F">
              <w:rPr>
                <w:rFonts w:asciiTheme="minorHAnsi" w:hAnsiTheme="minorHAnsi"/>
              </w:rPr>
              <w:t>rscgrp</w:t>
            </w:r>
            <w:proofErr w:type="spellEnd"/>
            <w:r w:rsidRPr="00D3338F">
              <w:rPr>
                <w:rFonts w:asciiTheme="minorHAnsi" w:hAnsiTheme="minorHAnsi"/>
              </w:rPr>
              <w:t>=small"</w:t>
            </w:r>
          </w:p>
          <w:p w14:paraId="51A38502"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-L "node=2"</w:t>
            </w:r>
          </w:p>
          <w:p w14:paraId="0932704D"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-L "elapse=01:00:00"</w:t>
            </w:r>
          </w:p>
          <w:p w14:paraId="6F0AF3E4"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w:t>
            </w:r>
            <w:proofErr w:type="spellStart"/>
            <w:r w:rsidRPr="00D3338F">
              <w:rPr>
                <w:rFonts w:asciiTheme="minorHAnsi" w:hAnsiTheme="minorHAnsi"/>
              </w:rPr>
              <w:t>mpi</w:t>
            </w:r>
            <w:proofErr w:type="spellEnd"/>
            <w:r w:rsidRPr="00D3338F">
              <w:rPr>
                <w:rFonts w:asciiTheme="minorHAnsi" w:hAnsiTheme="minorHAnsi"/>
              </w:rPr>
              <w:t xml:space="preserve"> "proc=96"</w:t>
            </w:r>
          </w:p>
          <w:p w14:paraId="039FCF11" w14:textId="77777777" w:rsidR="00B16C66" w:rsidRDefault="00D3338F" w:rsidP="00B16C66">
            <w:pPr>
              <w:pStyle w:val="a6"/>
              <w:ind w:firstLine="200"/>
              <w:jc w:val="left"/>
              <w:rPr>
                <w:rFonts w:asciiTheme="minorHAnsi" w:hAnsiTheme="minorHAnsi"/>
              </w:rPr>
            </w:pPr>
            <w:r w:rsidRPr="00D3338F">
              <w:rPr>
                <w:rFonts w:asciiTheme="minorHAnsi" w:hAnsiTheme="minorHAnsi"/>
              </w:rPr>
              <w:t>#PJM -S</w:t>
            </w:r>
          </w:p>
          <w:p w14:paraId="123B5B55" w14:textId="334CA92B" w:rsidR="00D3338F" w:rsidRPr="00D3338F" w:rsidRDefault="00B16C66" w:rsidP="00B16C66">
            <w:pPr>
              <w:pStyle w:val="a6"/>
              <w:ind w:firstLine="200"/>
              <w:rPr>
                <w:rFonts w:asciiTheme="minorHAnsi" w:hAnsiTheme="minorHAnsi"/>
              </w:rPr>
            </w:pPr>
            <w:r>
              <w:rPr>
                <w:rFonts w:asciiTheme="minorHAnsi" w:hAnsiTheme="minorHAnsi"/>
              </w:rPr>
              <w:t>#PJM -</w:t>
            </w:r>
            <w:r w:rsidR="00040B95">
              <w:rPr>
                <w:rFonts w:asciiTheme="minorHAnsi" w:hAnsiTheme="minorHAnsi"/>
              </w:rPr>
              <w:t xml:space="preserve">g </w:t>
            </w:r>
            <w:r>
              <w:rPr>
                <w:rFonts w:asciiTheme="minorHAnsi" w:hAnsiTheme="minorHAnsi"/>
              </w:rPr>
              <w:t>&lt;</w:t>
            </w:r>
            <w:proofErr w:type="spellStart"/>
            <w:r>
              <w:rPr>
                <w:rFonts w:asciiTheme="minorHAnsi" w:hAnsiTheme="minorHAnsi"/>
              </w:rPr>
              <w:t>groupname</w:t>
            </w:r>
            <w:proofErr w:type="spellEnd"/>
            <w:r>
              <w:rPr>
                <w:rFonts w:asciiTheme="minorHAnsi" w:hAnsiTheme="minorHAnsi"/>
              </w:rPr>
              <w:t>&gt;</w:t>
            </w:r>
          </w:p>
          <w:p w14:paraId="0A2B75C4" w14:textId="77777777" w:rsidR="00D3338F" w:rsidRPr="0057125B" w:rsidRDefault="00D3338F" w:rsidP="00D3338F">
            <w:pPr>
              <w:pStyle w:val="a6"/>
              <w:ind w:firstLine="200"/>
              <w:rPr>
                <w:rFonts w:asciiTheme="minorHAnsi" w:hAnsiTheme="minorHAnsi"/>
                <w:color w:val="FF0000"/>
              </w:rPr>
            </w:pPr>
            <w:r w:rsidRPr="0057125B">
              <w:rPr>
                <w:rFonts w:asciiTheme="minorHAnsi" w:hAnsiTheme="minorHAnsi"/>
                <w:color w:val="FF0000"/>
              </w:rPr>
              <w:t>#PJM -L "</w:t>
            </w:r>
            <w:proofErr w:type="spellStart"/>
            <w:r w:rsidRPr="0057125B">
              <w:rPr>
                <w:rFonts w:asciiTheme="minorHAnsi" w:hAnsiTheme="minorHAnsi"/>
                <w:color w:val="FF0000"/>
              </w:rPr>
              <w:t>retention_state</w:t>
            </w:r>
            <w:proofErr w:type="spellEnd"/>
            <w:r w:rsidRPr="0057125B">
              <w:rPr>
                <w:rFonts w:asciiTheme="minorHAnsi" w:hAnsiTheme="minorHAnsi"/>
                <w:color w:val="FF0000"/>
              </w:rPr>
              <w:t>=0"</w:t>
            </w:r>
          </w:p>
          <w:p w14:paraId="4051A849" w14:textId="77777777" w:rsidR="00D3338F" w:rsidRPr="0057125B" w:rsidRDefault="00D3338F" w:rsidP="00D3338F">
            <w:pPr>
              <w:pStyle w:val="a6"/>
              <w:ind w:firstLine="200"/>
              <w:rPr>
                <w:rFonts w:asciiTheme="minorHAnsi" w:hAnsiTheme="minorHAnsi"/>
                <w:color w:val="FF0000"/>
              </w:rPr>
            </w:pPr>
            <w:r w:rsidRPr="0057125B">
              <w:rPr>
                <w:rFonts w:asciiTheme="minorHAnsi" w:hAnsiTheme="minorHAnsi"/>
                <w:color w:val="FF0000"/>
              </w:rPr>
              <w:t>#PJM -x PJM_LLIO_GFSCACHE=/vol0004</w:t>
            </w:r>
          </w:p>
          <w:p w14:paraId="17B1C852" w14:textId="77777777" w:rsidR="00D3338F" w:rsidRPr="0057125B" w:rsidRDefault="00D3338F" w:rsidP="00D3338F">
            <w:pPr>
              <w:pStyle w:val="a6"/>
              <w:ind w:firstLine="200"/>
              <w:rPr>
                <w:rFonts w:asciiTheme="minorHAnsi" w:hAnsiTheme="minorHAnsi"/>
                <w:color w:val="FF0000"/>
              </w:rPr>
            </w:pPr>
            <w:r w:rsidRPr="0057125B">
              <w:rPr>
                <w:rFonts w:asciiTheme="minorHAnsi" w:hAnsiTheme="minorHAnsi"/>
                <w:color w:val="FF0000"/>
              </w:rPr>
              <w:t>module use /vol0004/apps/</w:t>
            </w:r>
            <w:proofErr w:type="spellStart"/>
            <w:r w:rsidRPr="0057125B">
              <w:rPr>
                <w:rFonts w:asciiTheme="minorHAnsi" w:hAnsiTheme="minorHAnsi"/>
                <w:color w:val="FF0000"/>
              </w:rPr>
              <w:t>isv</w:t>
            </w:r>
            <w:proofErr w:type="spellEnd"/>
            <w:r w:rsidRPr="0057125B">
              <w:rPr>
                <w:rFonts w:asciiTheme="minorHAnsi" w:hAnsiTheme="minorHAnsi"/>
                <w:color w:val="FF0000"/>
              </w:rPr>
              <w:t>/CONVERGE/</w:t>
            </w:r>
            <w:proofErr w:type="spellStart"/>
            <w:r w:rsidRPr="0057125B">
              <w:rPr>
                <w:rFonts w:asciiTheme="minorHAnsi" w:hAnsiTheme="minorHAnsi"/>
                <w:color w:val="FF0000"/>
              </w:rPr>
              <w:t>modulefiles</w:t>
            </w:r>
            <w:proofErr w:type="spellEnd"/>
          </w:p>
          <w:p w14:paraId="1A5EB66D" w14:textId="77777777" w:rsidR="00D3338F" w:rsidRPr="0057125B" w:rsidRDefault="00D3338F" w:rsidP="00D3338F">
            <w:pPr>
              <w:pStyle w:val="a6"/>
              <w:ind w:firstLine="200"/>
              <w:rPr>
                <w:rFonts w:asciiTheme="minorHAnsi" w:hAnsiTheme="minorHAnsi"/>
                <w:color w:val="FF0000"/>
              </w:rPr>
            </w:pPr>
            <w:r w:rsidRPr="0057125B">
              <w:rPr>
                <w:rFonts w:asciiTheme="minorHAnsi" w:hAnsiTheme="minorHAnsi"/>
                <w:color w:val="FF0000"/>
              </w:rPr>
              <w:t>module load CONVERGE</w:t>
            </w:r>
          </w:p>
          <w:p w14:paraId="3E8935C2" w14:textId="354E32B6" w:rsidR="00D3338F" w:rsidRPr="00BE656A" w:rsidRDefault="00D3338F" w:rsidP="00D3338F">
            <w:pPr>
              <w:pStyle w:val="a6"/>
              <w:ind w:firstLine="200"/>
              <w:rPr>
                <w:rFonts w:asciiTheme="minorHAnsi" w:hAnsiTheme="minorHAnsi"/>
                <w:color w:val="FF0000"/>
              </w:rPr>
            </w:pPr>
            <w:r w:rsidRPr="0057125B">
              <w:rPr>
                <w:rFonts w:asciiTheme="minorHAnsi" w:hAnsiTheme="minorHAnsi"/>
                <w:color w:val="FF0000"/>
              </w:rPr>
              <w:t>export RLM_LICENSE_PASSWORD=</w:t>
            </w:r>
            <w:r w:rsidR="00B2570F" w:rsidRPr="0057125B">
              <w:rPr>
                <w:rFonts w:asciiTheme="minorEastAsia" w:eastAsiaTheme="minorEastAsia" w:hAnsiTheme="minorEastAsia" w:hint="eastAsia"/>
                <w:i/>
                <w:iCs/>
                <w:color w:val="FF0000"/>
              </w:rPr>
              <w:t>ライセンスのパスワード</w:t>
            </w:r>
          </w:p>
          <w:p w14:paraId="30E03C3A" w14:textId="77777777" w:rsidR="00D3338F" w:rsidRPr="00BE656A" w:rsidRDefault="00D3338F" w:rsidP="00D3338F">
            <w:pPr>
              <w:pStyle w:val="a6"/>
              <w:ind w:firstLine="200"/>
              <w:rPr>
                <w:rFonts w:asciiTheme="minorHAnsi" w:hAnsiTheme="minorHAnsi"/>
                <w:color w:val="FF0000"/>
              </w:rPr>
            </w:pPr>
          </w:p>
          <w:p w14:paraId="2573545D" w14:textId="77777777" w:rsidR="00D3338F" w:rsidRPr="00BE656A" w:rsidRDefault="00D3338F" w:rsidP="00D3338F">
            <w:pPr>
              <w:pStyle w:val="a6"/>
              <w:ind w:firstLine="200"/>
              <w:rPr>
                <w:rFonts w:asciiTheme="minorHAnsi" w:hAnsiTheme="minorHAnsi"/>
                <w:color w:val="FF0000"/>
              </w:rPr>
            </w:pPr>
            <w:r w:rsidRPr="00BE656A">
              <w:rPr>
                <w:rFonts w:asciiTheme="minorHAnsi" w:hAnsiTheme="minorHAnsi"/>
                <w:color w:val="FF0000"/>
              </w:rPr>
              <w:t>/home/system/tool/</w:t>
            </w:r>
            <w:proofErr w:type="spellStart"/>
            <w:r w:rsidRPr="00BE656A">
              <w:rPr>
                <w:rFonts w:asciiTheme="minorHAnsi" w:hAnsiTheme="minorHAnsi"/>
                <w:color w:val="FF0000"/>
              </w:rPr>
              <w:t>dir_transfer</w:t>
            </w:r>
            <w:proofErr w:type="spellEnd"/>
            <w:r w:rsidRPr="00BE656A">
              <w:rPr>
                <w:rFonts w:asciiTheme="minorHAnsi" w:hAnsiTheme="minorHAnsi"/>
                <w:color w:val="FF0000"/>
              </w:rPr>
              <w:t xml:space="preserve"> $LD_PATH</w:t>
            </w:r>
          </w:p>
          <w:p w14:paraId="54783EB6" w14:textId="6F3BAC49" w:rsidR="00D3338F" w:rsidRPr="00D3338F" w:rsidRDefault="00D3338F" w:rsidP="00D3338F">
            <w:pPr>
              <w:pStyle w:val="a6"/>
              <w:ind w:firstLine="200"/>
              <w:rPr>
                <w:rFonts w:asciiTheme="minorHAnsi" w:hAnsiTheme="minorHAnsi"/>
              </w:rPr>
            </w:pPr>
            <w:proofErr w:type="spellStart"/>
            <w:r w:rsidRPr="00D3338F">
              <w:rPr>
                <w:rFonts w:asciiTheme="minorHAnsi" w:hAnsiTheme="minorHAnsi"/>
              </w:rPr>
              <w:t>mpiexec</w:t>
            </w:r>
            <w:proofErr w:type="spellEnd"/>
            <w:r w:rsidRPr="00D3338F">
              <w:rPr>
                <w:rFonts w:asciiTheme="minorHAnsi" w:hAnsiTheme="minorHAnsi"/>
              </w:rPr>
              <w:t xml:space="preserve"> -np 96 -of </w:t>
            </w:r>
            <w:r w:rsidR="00955AE0" w:rsidRPr="000B7CE1">
              <w:rPr>
                <w:rFonts w:asciiTheme="minorEastAsia" w:eastAsiaTheme="minorEastAsia" w:hAnsiTheme="minorEastAsia" w:hint="eastAsia"/>
                <w:i/>
                <w:iCs/>
              </w:rPr>
              <w:t>出力ファイル名</w:t>
            </w:r>
            <w:r w:rsidRPr="00D3338F">
              <w:rPr>
                <w:rFonts w:asciiTheme="minorHAnsi" w:hAnsiTheme="minorHAnsi"/>
              </w:rPr>
              <w:t xml:space="preserve"> converge --super</w:t>
            </w:r>
          </w:p>
          <w:p w14:paraId="76C4FA8F" w14:textId="309DD759" w:rsidR="00AC7DB4" w:rsidRPr="0048560C" w:rsidRDefault="00D3338F" w:rsidP="004D6C51">
            <w:pPr>
              <w:pStyle w:val="a6"/>
              <w:ind w:firstLine="200"/>
            </w:pPr>
            <w:r w:rsidRPr="002C4BD2">
              <w:rPr>
                <w:rFonts w:asciiTheme="minorHAnsi" w:hAnsiTheme="minorHAnsi"/>
                <w:color w:val="FF0000"/>
              </w:rPr>
              <w:t>/home/system/tool/</w:t>
            </w:r>
            <w:proofErr w:type="spellStart"/>
            <w:r w:rsidRPr="002C4BD2">
              <w:rPr>
                <w:rFonts w:asciiTheme="minorHAnsi" w:hAnsiTheme="minorHAnsi"/>
                <w:color w:val="FF0000"/>
              </w:rPr>
              <w:t>dir_transfer</w:t>
            </w:r>
            <w:proofErr w:type="spellEnd"/>
            <w:r w:rsidRPr="002C4BD2">
              <w:rPr>
                <w:rFonts w:asciiTheme="minorHAnsi" w:hAnsiTheme="minorHAnsi"/>
                <w:color w:val="FF0000"/>
              </w:rPr>
              <w:t xml:space="preserve"> -p $LD_PATH</w:t>
            </w:r>
          </w:p>
        </w:tc>
      </w:tr>
    </w:tbl>
    <w:p w14:paraId="7A4124D0" w14:textId="5EEED0F3" w:rsidR="00C618F1" w:rsidRPr="00704C32" w:rsidRDefault="009140DD" w:rsidP="000B7CE1">
      <w:pPr>
        <w:pStyle w:val="a6"/>
        <w:ind w:firstLine="220"/>
        <w:rPr>
          <w:rFonts w:asciiTheme="minorEastAsia" w:eastAsiaTheme="minorEastAsia" w:hAnsiTheme="minorEastAsia"/>
          <w:sz w:val="22"/>
          <w:szCs w:val="22"/>
        </w:rPr>
      </w:pPr>
      <w:r w:rsidRPr="00704C32">
        <w:rPr>
          <w:rFonts w:asciiTheme="minorEastAsia" w:eastAsiaTheme="minorEastAsia" w:hAnsiTheme="minorEastAsia" w:hint="eastAsia"/>
          <w:sz w:val="22"/>
          <w:szCs w:val="22"/>
        </w:rPr>
        <w:t>本ジョブスクリプトは</w:t>
      </w:r>
      <w:r w:rsidR="002D1AE5" w:rsidRPr="00704C32">
        <w:rPr>
          <w:rFonts w:asciiTheme="minorEastAsia" w:eastAsiaTheme="minorEastAsia" w:hAnsiTheme="minorEastAsia" w:hint="eastAsia"/>
          <w:sz w:val="22"/>
          <w:szCs w:val="22"/>
        </w:rPr>
        <w:t>、</w:t>
      </w:r>
      <w:r w:rsidRPr="00704C32">
        <w:rPr>
          <w:rFonts w:asciiTheme="minorEastAsia" w:eastAsiaTheme="minorEastAsia" w:hAnsiTheme="minorEastAsia" w:hint="eastAsia"/>
          <w:sz w:val="22"/>
          <w:szCs w:val="22"/>
        </w:rPr>
        <w:t>入力ファイル</w:t>
      </w:r>
      <w:r w:rsidR="00E42F82" w:rsidRPr="00704C32">
        <w:rPr>
          <w:rFonts w:asciiTheme="minorEastAsia" w:eastAsiaTheme="minorEastAsia" w:hAnsiTheme="minorEastAsia" w:hint="eastAsia"/>
          <w:sz w:val="22"/>
          <w:szCs w:val="22"/>
        </w:rPr>
        <w:t xml:space="preserve">(拡張子 </w:t>
      </w:r>
      <w:r w:rsidR="00E42F82" w:rsidRPr="00704C32">
        <w:rPr>
          <w:rFonts w:asciiTheme="minorEastAsia" w:eastAsiaTheme="minorEastAsia" w:hAnsiTheme="minorEastAsia"/>
          <w:sz w:val="22"/>
          <w:szCs w:val="22"/>
        </w:rPr>
        <w:t>.in</w:t>
      </w:r>
      <w:r w:rsidR="004D1F88" w:rsidRPr="00704C32">
        <w:rPr>
          <w:rFonts w:asciiTheme="minorEastAsia" w:eastAsiaTheme="minorEastAsia" w:hAnsiTheme="minorEastAsia" w:hint="eastAsia"/>
          <w:sz w:val="22"/>
          <w:szCs w:val="22"/>
        </w:rPr>
        <w:t>、</w:t>
      </w:r>
      <w:r w:rsidR="0031431E" w:rsidRPr="00704C32">
        <w:rPr>
          <w:rFonts w:asciiTheme="minorEastAsia" w:eastAsiaTheme="minorEastAsia" w:hAnsiTheme="minorEastAsia" w:hint="eastAsia"/>
          <w:sz w:val="22"/>
          <w:szCs w:val="22"/>
        </w:rPr>
        <w:t>.</w:t>
      </w:r>
      <w:proofErr w:type="spellStart"/>
      <w:r w:rsidR="0031431E" w:rsidRPr="00704C32">
        <w:rPr>
          <w:rFonts w:asciiTheme="minorEastAsia" w:eastAsiaTheme="minorEastAsia" w:hAnsiTheme="minorEastAsia"/>
          <w:sz w:val="22"/>
          <w:szCs w:val="22"/>
        </w:rPr>
        <w:t>dat</w:t>
      </w:r>
      <w:proofErr w:type="spellEnd"/>
      <w:r w:rsidR="00E32E24" w:rsidRPr="00704C32">
        <w:rPr>
          <w:rFonts w:asciiTheme="minorEastAsia" w:eastAsiaTheme="minorEastAsia" w:hAnsiTheme="minorEastAsia" w:hint="eastAsia"/>
          <w:sz w:val="22"/>
          <w:szCs w:val="22"/>
        </w:rPr>
        <w:t>)</w:t>
      </w:r>
      <w:r w:rsidRPr="00704C32">
        <w:rPr>
          <w:rFonts w:asciiTheme="minorEastAsia" w:eastAsiaTheme="minorEastAsia" w:hAnsiTheme="minorEastAsia" w:hint="eastAsia"/>
          <w:sz w:val="22"/>
          <w:szCs w:val="22"/>
        </w:rPr>
        <w:t>が格納されたディレクトリ</w:t>
      </w:r>
      <w:r w:rsidR="003F4C2D" w:rsidRPr="00704C32">
        <w:rPr>
          <w:rFonts w:asciiTheme="minorEastAsia" w:eastAsiaTheme="minorEastAsia" w:hAnsiTheme="minorEastAsia" w:hint="eastAsia"/>
          <w:sz w:val="22"/>
          <w:szCs w:val="22"/>
        </w:rPr>
        <w:t>直下</w:t>
      </w:r>
      <w:r w:rsidRPr="00704C32">
        <w:rPr>
          <w:rFonts w:asciiTheme="minorEastAsia" w:eastAsiaTheme="minorEastAsia" w:hAnsiTheme="minorEastAsia" w:hint="eastAsia"/>
          <w:sz w:val="22"/>
          <w:szCs w:val="22"/>
        </w:rPr>
        <w:t>からジョブ投入</w:t>
      </w:r>
      <w:r w:rsidR="003F4C2D" w:rsidRPr="00704C32">
        <w:rPr>
          <w:rFonts w:asciiTheme="minorEastAsia" w:eastAsiaTheme="minorEastAsia" w:hAnsiTheme="minorEastAsia" w:hint="eastAsia"/>
          <w:sz w:val="22"/>
          <w:szCs w:val="22"/>
        </w:rPr>
        <w:t>することを</w:t>
      </w:r>
      <w:r w:rsidR="00311E8F" w:rsidRPr="00704C32">
        <w:rPr>
          <w:rFonts w:asciiTheme="minorEastAsia" w:eastAsiaTheme="minorEastAsia" w:hAnsiTheme="minorEastAsia" w:hint="eastAsia"/>
          <w:sz w:val="22"/>
          <w:szCs w:val="22"/>
        </w:rPr>
        <w:t>前提と</w:t>
      </w:r>
      <w:r w:rsidR="003F4C2D" w:rsidRPr="00704C32">
        <w:rPr>
          <w:rFonts w:asciiTheme="minorEastAsia" w:eastAsiaTheme="minorEastAsia" w:hAnsiTheme="minorEastAsia" w:hint="eastAsia"/>
          <w:sz w:val="22"/>
          <w:szCs w:val="22"/>
        </w:rPr>
        <w:t>しています。</w:t>
      </w:r>
    </w:p>
    <w:p w14:paraId="1E2E0F19" w14:textId="3F52011E" w:rsidR="00EC6C57" w:rsidRPr="0048560C" w:rsidRDefault="00994916" w:rsidP="00EC6C57">
      <w:pPr>
        <w:pStyle w:val="20"/>
        <w:ind w:left="567"/>
        <w:jc w:val="left"/>
        <w:rPr>
          <w:rFonts w:asciiTheme="minorHAnsi" w:hAnsiTheme="minorHAnsi"/>
          <w:szCs w:val="28"/>
        </w:rPr>
      </w:pPr>
      <w:bookmarkStart w:id="35" w:name="_Toc94690488"/>
      <w:bookmarkStart w:id="36" w:name="_Toc128149655"/>
      <w:r>
        <w:rPr>
          <w:rFonts w:asciiTheme="minorHAnsi" w:hAnsiTheme="minorHAnsi"/>
          <w:bCs/>
          <w:szCs w:val="28"/>
        </w:rPr>
        <w:t>CONVERGE</w:t>
      </w:r>
      <w:r w:rsidR="00982AE2">
        <w:rPr>
          <w:rFonts w:asciiTheme="minorHAnsi" w:hAnsiTheme="minorHAnsi" w:hint="eastAsia"/>
          <w:bCs/>
          <w:szCs w:val="28"/>
        </w:rPr>
        <w:t>実行時の環境設定</w:t>
      </w:r>
      <w:r w:rsidR="00C618F1" w:rsidRPr="0048560C">
        <w:rPr>
          <w:rFonts w:asciiTheme="minorHAnsi" w:hAnsiTheme="minorHAnsi"/>
          <w:bCs/>
          <w:szCs w:val="28"/>
        </w:rPr>
        <w:t>について</w:t>
      </w:r>
      <w:bookmarkEnd w:id="35"/>
      <w:bookmarkEnd w:id="36"/>
    </w:p>
    <w:p w14:paraId="69796655" w14:textId="05A4A75F" w:rsidR="007E418A" w:rsidRDefault="00046B02" w:rsidP="00BF6F1C">
      <w:pPr>
        <w:pStyle w:val="a6"/>
        <w:numPr>
          <w:ilvl w:val="0"/>
          <w:numId w:val="42"/>
        </w:numPr>
        <w:ind w:firstLineChars="0"/>
        <w:rPr>
          <w:rFonts w:asciiTheme="minorHAnsi" w:eastAsiaTheme="minorEastAsia" w:hAnsiTheme="minorHAnsi"/>
          <w:sz w:val="22"/>
          <w:szCs w:val="22"/>
        </w:rPr>
      </w:pPr>
      <w:r w:rsidRPr="00046B02">
        <w:rPr>
          <w:rFonts w:asciiTheme="minorHAnsi" w:eastAsiaTheme="minorEastAsia" w:hAnsiTheme="minorHAnsi"/>
          <w:sz w:val="22"/>
          <w:szCs w:val="22"/>
        </w:rPr>
        <w:t>#PJM -L "</w:t>
      </w:r>
      <w:proofErr w:type="spellStart"/>
      <w:r w:rsidRPr="00046B02">
        <w:rPr>
          <w:rFonts w:asciiTheme="minorHAnsi" w:eastAsiaTheme="minorEastAsia" w:hAnsiTheme="minorHAnsi"/>
          <w:sz w:val="22"/>
          <w:szCs w:val="22"/>
        </w:rPr>
        <w:t>retention_state</w:t>
      </w:r>
      <w:proofErr w:type="spellEnd"/>
      <w:r w:rsidRPr="00046B02">
        <w:rPr>
          <w:rFonts w:asciiTheme="minorHAnsi" w:eastAsiaTheme="minorEastAsia" w:hAnsiTheme="minorHAnsi"/>
          <w:sz w:val="22"/>
          <w:szCs w:val="22"/>
        </w:rPr>
        <w:t>=0"</w:t>
      </w:r>
    </w:p>
    <w:p w14:paraId="0D61C062" w14:textId="21367FB0" w:rsidR="0009175B" w:rsidRDefault="00C942F1" w:rsidP="00DA51DB">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CONVERGE</w:t>
      </w:r>
      <w:r>
        <w:rPr>
          <w:rFonts w:asciiTheme="minorHAnsi" w:eastAsiaTheme="minorEastAsia" w:hAnsiTheme="minorHAnsi" w:hint="eastAsia"/>
          <w:sz w:val="22"/>
          <w:szCs w:val="22"/>
        </w:rPr>
        <w:t>の性能が下がる可能性があるため、リテンション遷移を許可しない設定で実行してください。</w:t>
      </w:r>
      <w:r w:rsidR="007B44C2">
        <w:rPr>
          <w:rFonts w:asciiTheme="minorHAnsi" w:eastAsiaTheme="minorEastAsia" w:hAnsiTheme="minorHAnsi" w:hint="eastAsia"/>
          <w:sz w:val="22"/>
          <w:szCs w:val="22"/>
        </w:rPr>
        <w:t>（</w:t>
      </w:r>
      <w:hyperlink r:id="rId18" w:history="1">
        <w:r w:rsidR="0052345F" w:rsidRPr="0052345F">
          <w:rPr>
            <w:rStyle w:val="affffff3"/>
            <w:rFonts w:asciiTheme="minorHAnsi" w:eastAsiaTheme="minorEastAsia" w:hAnsiTheme="minorHAnsi" w:hint="eastAsia"/>
            <w:sz w:val="22"/>
            <w:szCs w:val="22"/>
          </w:rPr>
          <w:t>参考：リテンション遷移とアプリケーション性能への影響について</w:t>
        </w:r>
      </w:hyperlink>
      <w:r w:rsidR="007B44C2">
        <w:rPr>
          <w:rFonts w:asciiTheme="minorHAnsi" w:eastAsiaTheme="minorEastAsia" w:hAnsiTheme="minorHAnsi" w:hint="eastAsia"/>
          <w:sz w:val="22"/>
          <w:szCs w:val="22"/>
        </w:rPr>
        <w:t>）</w:t>
      </w:r>
    </w:p>
    <w:p w14:paraId="79BD53F3" w14:textId="77777777" w:rsidR="007B44C2" w:rsidRDefault="007B44C2" w:rsidP="00DA51DB">
      <w:pPr>
        <w:pStyle w:val="a6"/>
        <w:ind w:left="840" w:firstLineChars="0" w:firstLine="0"/>
        <w:rPr>
          <w:rFonts w:asciiTheme="minorHAnsi" w:eastAsiaTheme="minorEastAsia" w:hAnsiTheme="minorHAnsi"/>
          <w:sz w:val="22"/>
          <w:szCs w:val="22"/>
        </w:rPr>
      </w:pPr>
    </w:p>
    <w:p w14:paraId="4DD65933" w14:textId="77777777" w:rsidR="00BF6F1C" w:rsidRDefault="000E4471" w:rsidP="00BF6F1C">
      <w:pPr>
        <w:pStyle w:val="a6"/>
        <w:numPr>
          <w:ilvl w:val="0"/>
          <w:numId w:val="42"/>
        </w:numPr>
        <w:ind w:firstLineChars="0"/>
        <w:rPr>
          <w:rFonts w:asciiTheme="minorHAnsi" w:eastAsiaTheme="minorEastAsia" w:hAnsiTheme="minorHAnsi"/>
          <w:sz w:val="22"/>
          <w:szCs w:val="22"/>
        </w:rPr>
      </w:pPr>
      <w:r w:rsidRPr="007E5045">
        <w:rPr>
          <w:rFonts w:asciiTheme="minorHAnsi" w:hAnsiTheme="minorHAnsi"/>
          <w:sz w:val="22"/>
          <w:szCs w:val="22"/>
        </w:rPr>
        <w:t>#PJM -x PJM_LLIO_GFSCACHE</w:t>
      </w:r>
      <w:r w:rsidR="00BF6F1C" w:rsidRPr="00A1062C">
        <w:rPr>
          <w:rFonts w:asciiTheme="minorHAnsi" w:eastAsiaTheme="minorEastAsia" w:hAnsiTheme="minorHAnsi"/>
          <w:sz w:val="22"/>
          <w:szCs w:val="22"/>
        </w:rPr>
        <w:t>=/vol0004</w:t>
      </w:r>
    </w:p>
    <w:p w14:paraId="2D369622" w14:textId="63E1C1B3" w:rsidR="000E4471" w:rsidRPr="007E5045" w:rsidRDefault="00BF6F1C" w:rsidP="00B60968">
      <w:pPr>
        <w:pStyle w:val="a6"/>
        <w:ind w:left="840" w:firstLine="220"/>
        <w:rPr>
          <w:rFonts w:asciiTheme="minorEastAsia" w:eastAsiaTheme="minorEastAsia" w:hAnsiTheme="minorEastAsia"/>
          <w:sz w:val="22"/>
          <w:szCs w:val="22"/>
        </w:rPr>
      </w:pPr>
      <w:r>
        <w:rPr>
          <w:rFonts w:asciiTheme="minorHAnsi" w:eastAsiaTheme="minorEastAsia" w:hAnsiTheme="minorHAnsi" w:hint="eastAsia"/>
          <w:sz w:val="22"/>
          <w:szCs w:val="22"/>
        </w:rPr>
        <w:t>ジョブ投入時に指定する環境変数</w:t>
      </w:r>
      <w:r w:rsidRPr="006A4236">
        <w:rPr>
          <w:rFonts w:asciiTheme="minorHAnsi" w:eastAsiaTheme="minorEastAsia" w:hAnsiTheme="minorHAnsi"/>
          <w:sz w:val="22"/>
          <w:szCs w:val="22"/>
        </w:rPr>
        <w:t>PJM_LLIO_GFSCACHE</w:t>
      </w:r>
      <w:r>
        <w:rPr>
          <w:rFonts w:asciiTheme="minorHAnsi" w:eastAsiaTheme="minorEastAsia" w:hAnsiTheme="minorHAnsi" w:hint="eastAsia"/>
          <w:sz w:val="22"/>
          <w:szCs w:val="22"/>
        </w:rPr>
        <w:t>に必ず</w:t>
      </w:r>
      <w:r w:rsidR="007A52DB">
        <w:rPr>
          <w:rFonts w:asciiTheme="minorHAnsi" w:eastAsiaTheme="minorEastAsia" w:hAnsiTheme="minorHAnsi" w:hint="eastAsia"/>
          <w:sz w:val="22"/>
          <w:szCs w:val="22"/>
        </w:rPr>
        <w:t xml:space="preserve"> </w:t>
      </w:r>
      <w:r>
        <w:rPr>
          <w:rFonts w:asciiTheme="minorHAnsi" w:eastAsiaTheme="minorEastAsia" w:hAnsiTheme="minorHAnsi" w:hint="eastAsia"/>
          <w:sz w:val="22"/>
          <w:szCs w:val="22"/>
        </w:rPr>
        <w:t>/</w:t>
      </w:r>
      <w:r>
        <w:rPr>
          <w:rFonts w:asciiTheme="minorHAnsi" w:eastAsiaTheme="minorEastAsia" w:hAnsiTheme="minorHAnsi"/>
          <w:sz w:val="22"/>
          <w:szCs w:val="22"/>
        </w:rPr>
        <w:t xml:space="preserve">vol0004 </w:t>
      </w:r>
      <w:r>
        <w:rPr>
          <w:rFonts w:asciiTheme="minorHAnsi" w:eastAsiaTheme="minorEastAsia" w:hAnsiTheme="minorHAnsi" w:hint="eastAsia"/>
          <w:sz w:val="22"/>
          <w:szCs w:val="22"/>
        </w:rPr>
        <w:t>を指定してください。</w:t>
      </w:r>
    </w:p>
    <w:p w14:paraId="511BF99A" w14:textId="77777777" w:rsidR="000E4471" w:rsidRPr="007E5045" w:rsidRDefault="000E4471" w:rsidP="007E5045">
      <w:pPr>
        <w:pStyle w:val="a6"/>
        <w:ind w:left="840" w:firstLineChars="0" w:firstLine="0"/>
        <w:rPr>
          <w:rFonts w:asciiTheme="minorEastAsia" w:eastAsiaTheme="minorEastAsia" w:hAnsiTheme="minorEastAsia"/>
          <w:sz w:val="22"/>
          <w:szCs w:val="22"/>
        </w:rPr>
      </w:pPr>
    </w:p>
    <w:p w14:paraId="497E29F8" w14:textId="243F6193" w:rsidR="00994916" w:rsidRPr="00354C3F" w:rsidRDefault="00994916" w:rsidP="00994916">
      <w:pPr>
        <w:pStyle w:val="a6"/>
        <w:numPr>
          <w:ilvl w:val="0"/>
          <w:numId w:val="42"/>
        </w:numPr>
        <w:ind w:firstLineChars="0"/>
        <w:rPr>
          <w:rFonts w:asciiTheme="minorEastAsia" w:eastAsiaTheme="minorEastAsia" w:hAnsiTheme="minorEastAsia"/>
          <w:sz w:val="22"/>
          <w:szCs w:val="22"/>
        </w:rPr>
      </w:pPr>
      <w:r w:rsidRPr="00354C3F">
        <w:rPr>
          <w:rFonts w:asciiTheme="minorHAnsi" w:eastAsiaTheme="minorEastAsia" w:hAnsiTheme="minorHAnsi"/>
          <w:sz w:val="22"/>
          <w:szCs w:val="22"/>
        </w:rPr>
        <w:t xml:space="preserve">module </w:t>
      </w:r>
      <w:r w:rsidRPr="00354C3F">
        <w:rPr>
          <w:rFonts w:asciiTheme="minorEastAsia" w:eastAsiaTheme="minorEastAsia" w:hAnsiTheme="minorEastAsia" w:hint="eastAsia"/>
          <w:sz w:val="22"/>
          <w:szCs w:val="22"/>
        </w:rPr>
        <w:t>コマンド</w:t>
      </w:r>
    </w:p>
    <w:p w14:paraId="081CEAA9" w14:textId="77777777" w:rsidR="00994916" w:rsidRPr="00566E28" w:rsidRDefault="00994916" w:rsidP="00B60968">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58630785" w14:textId="77777777" w:rsidR="00994916" w:rsidRPr="001F27BD" w:rsidRDefault="00994916" w:rsidP="00994916">
      <w:pPr>
        <w:pStyle w:val="a6"/>
        <w:ind w:left="620" w:firstLineChars="0" w:firstLine="0"/>
      </w:pPr>
    </w:p>
    <w:p w14:paraId="6A246702" w14:textId="77777777" w:rsidR="00994916" w:rsidRDefault="00994916" w:rsidP="00994916">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1190B4EF" w14:textId="139FC47C" w:rsidR="00994916" w:rsidRDefault="00404C91" w:rsidP="00B60968">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modulefile</w:t>
      </w:r>
      <w:proofErr w:type="spellEnd"/>
      <w:r w:rsidR="00994916">
        <w:rPr>
          <w:rFonts w:asciiTheme="minorHAnsi" w:eastAsiaTheme="minorEastAsia" w:hAnsiTheme="minorHAnsi" w:hint="eastAsia"/>
          <w:sz w:val="22"/>
          <w:szCs w:val="22"/>
        </w:rPr>
        <w:t>の格納場所を指定します</w:t>
      </w:r>
      <w:r w:rsidR="00994916" w:rsidRPr="0048560C">
        <w:rPr>
          <w:rFonts w:asciiTheme="minorHAnsi" w:eastAsiaTheme="minorEastAsia" w:hAnsiTheme="minorHAnsi"/>
          <w:sz w:val="22"/>
          <w:szCs w:val="22"/>
        </w:rPr>
        <w:t>。</w:t>
      </w:r>
      <w:r w:rsidR="00994916">
        <w:rPr>
          <w:rFonts w:asciiTheme="minorHAnsi" w:eastAsiaTheme="minorEastAsia" w:hAnsiTheme="minorHAnsi" w:hint="eastAsia"/>
          <w:sz w:val="22"/>
          <w:szCs w:val="22"/>
        </w:rPr>
        <w:t>変更しないでください。</w:t>
      </w:r>
    </w:p>
    <w:p w14:paraId="7779FC4E" w14:textId="77777777" w:rsidR="00994916" w:rsidRDefault="00994916" w:rsidP="00994916">
      <w:pPr>
        <w:pStyle w:val="a6"/>
        <w:ind w:firstLineChars="0"/>
        <w:rPr>
          <w:rFonts w:asciiTheme="minorHAnsi" w:eastAsiaTheme="minorEastAsia" w:hAnsiTheme="minorHAnsi"/>
          <w:sz w:val="22"/>
          <w:szCs w:val="22"/>
        </w:rPr>
      </w:pPr>
    </w:p>
    <w:p w14:paraId="1DD1211E" w14:textId="73419386" w:rsidR="00994916" w:rsidRDefault="00994916" w:rsidP="00994916">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566E28">
        <w:rPr>
          <w:rFonts w:asciiTheme="minorHAnsi" w:eastAsiaTheme="minorEastAsia" w:hAnsiTheme="minorHAnsi"/>
          <w:color w:val="FF0000"/>
          <w:sz w:val="22"/>
          <w:szCs w:val="22"/>
        </w:rPr>
        <w:t xml:space="preserve"> </w:t>
      </w:r>
      <w:proofErr w:type="spellStart"/>
      <w:r w:rsidR="00404C91">
        <w:rPr>
          <w:rFonts w:asciiTheme="minorHAnsi" w:eastAsiaTheme="minorEastAsia" w:hAnsiTheme="minorHAnsi" w:hint="eastAsia"/>
          <w:i/>
          <w:iCs/>
          <w:color w:val="FF0000"/>
          <w:sz w:val="22"/>
          <w:szCs w:val="22"/>
        </w:rPr>
        <w:t>modulefile</w:t>
      </w:r>
      <w:proofErr w:type="spellEnd"/>
    </w:p>
    <w:p w14:paraId="7AF03B36" w14:textId="35C56AA6" w:rsidR="00994916" w:rsidRPr="00566E28" w:rsidRDefault="00404C91" w:rsidP="00B60968">
      <w:pPr>
        <w:pStyle w:val="afffffff8"/>
        <w:ind w:left="800" w:firstLineChars="100" w:firstLine="220"/>
        <w:rPr>
          <w:rFonts w:asciiTheme="minorHAnsi" w:eastAsiaTheme="minorEastAsia" w:hAnsiTheme="minorHAnsi"/>
          <w:sz w:val="22"/>
          <w:szCs w:val="22"/>
        </w:rPr>
      </w:pPr>
      <w:proofErr w:type="spellStart"/>
      <w:r w:rsidRPr="00624375">
        <w:rPr>
          <w:rFonts w:asciiTheme="minorHAnsi" w:eastAsiaTheme="minorEastAsia" w:hAnsiTheme="minorHAnsi"/>
          <w:i/>
          <w:color w:val="FF0000"/>
          <w:sz w:val="22"/>
          <w:szCs w:val="22"/>
        </w:rPr>
        <w:t>modulefile</w:t>
      </w:r>
      <w:proofErr w:type="spellEnd"/>
      <w:r w:rsidR="00994916" w:rsidRPr="00624375">
        <w:rPr>
          <w:rFonts w:asciiTheme="minorHAnsi" w:eastAsiaTheme="minorEastAsia" w:hAnsiTheme="minorHAnsi" w:hint="eastAsia"/>
          <w:color w:val="FF0000"/>
          <w:sz w:val="22"/>
          <w:szCs w:val="22"/>
        </w:rPr>
        <w:t xml:space="preserve"> </w:t>
      </w:r>
      <w:r w:rsidR="00994916">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994916" w:rsidRPr="00EC6759" w14:paraId="7778F9F8" w14:textId="77777777" w:rsidTr="00FC1020">
        <w:tc>
          <w:tcPr>
            <w:tcW w:w="8469" w:type="dxa"/>
          </w:tcPr>
          <w:p w14:paraId="6D1C731C" w14:textId="5E8ED9CB" w:rsidR="00994916" w:rsidRPr="001A33EA" w:rsidRDefault="00994916" w:rsidP="00FC1020">
            <w:pPr>
              <w:pStyle w:val="a6"/>
              <w:ind w:firstLine="200"/>
              <w:rPr>
                <w:rFonts w:asciiTheme="minorHAnsi" w:hAnsiTheme="minorHAnsi"/>
              </w:rPr>
            </w:pPr>
            <w:r w:rsidRPr="00EC6759">
              <w:rPr>
                <w:rFonts w:asciiTheme="minorHAnsi" w:eastAsiaTheme="minorEastAsia" w:hAnsiTheme="minorHAnsi"/>
              </w:rPr>
              <w:t>module load</w:t>
            </w:r>
            <w:r w:rsidRPr="00943C29">
              <w:rPr>
                <w:rFonts w:asciiTheme="minorHAnsi" w:eastAsiaTheme="minorEastAsia" w:hAnsiTheme="minorHAnsi"/>
              </w:rPr>
              <w:t xml:space="preserve"> CONVERGE</w:t>
            </w:r>
          </w:p>
        </w:tc>
      </w:tr>
    </w:tbl>
    <w:p w14:paraId="771AA896" w14:textId="77777777" w:rsidR="00994916" w:rsidRDefault="00994916" w:rsidP="00B60968">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lastRenderedPageBreak/>
        <w:t>を指定した場合、「富岳」上にインストールされている最新のバージョンを利用します。</w:t>
      </w:r>
    </w:p>
    <w:p w14:paraId="54C26852" w14:textId="77777777" w:rsidR="00994916" w:rsidRDefault="00994916" w:rsidP="00994916">
      <w:pPr>
        <w:pStyle w:val="a6"/>
        <w:ind w:left="851" w:firstLineChars="0" w:firstLine="0"/>
        <w:rPr>
          <w:rFonts w:asciiTheme="minorHAnsi" w:eastAsiaTheme="minorEastAsia" w:hAnsiTheme="minorHAnsi"/>
          <w:sz w:val="22"/>
          <w:szCs w:val="22"/>
        </w:rPr>
      </w:pPr>
    </w:p>
    <w:p w14:paraId="7AD9E047" w14:textId="77777777" w:rsidR="007826B3" w:rsidRPr="002B3C69" w:rsidRDefault="007826B3" w:rsidP="007826B3">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hint="eastAsia"/>
          <w:color w:val="FF0000"/>
          <w:sz w:val="22"/>
          <w:szCs w:val="22"/>
        </w:rPr>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コマンドで設定される環境変数には実行時パラメーターが含まれている場合があります。実行時パラメーターを指定する場合、必ず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00DEB532" w14:textId="77777777" w:rsidR="007826B3" w:rsidRDefault="007826B3" w:rsidP="00994916">
      <w:pPr>
        <w:pStyle w:val="a6"/>
        <w:ind w:left="851" w:firstLineChars="0" w:firstLine="0"/>
        <w:rPr>
          <w:rFonts w:asciiTheme="minorHAnsi" w:eastAsiaTheme="minorEastAsia" w:hAnsiTheme="minorHAnsi"/>
          <w:sz w:val="22"/>
          <w:szCs w:val="22"/>
        </w:rPr>
      </w:pPr>
    </w:p>
    <w:p w14:paraId="4128E5EF" w14:textId="206ACC40" w:rsidR="00994916" w:rsidRDefault="00994916" w:rsidP="00E97E0C">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404C91">
        <w:rPr>
          <w:rFonts w:asciiTheme="minorHAnsi" w:eastAsiaTheme="minorEastAsia" w:hAnsiTheme="minorHAnsi" w:hint="eastAsia"/>
          <w:i/>
          <w:iCs/>
          <w:color w:val="FF0000"/>
          <w:sz w:val="22"/>
          <w:szCs w:val="22"/>
        </w:rPr>
        <w:t>modulefile</w:t>
      </w:r>
      <w:proofErr w:type="spellEnd"/>
      <w:r w:rsidRPr="00566E28">
        <w:rPr>
          <w:rFonts w:asciiTheme="minorHAnsi" w:eastAsiaTheme="minorEastAsia" w:hAnsiTheme="minorHAnsi"/>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994916" w14:paraId="6A22FB97" w14:textId="77777777" w:rsidTr="00FC1020">
        <w:tc>
          <w:tcPr>
            <w:tcW w:w="9268" w:type="dxa"/>
          </w:tcPr>
          <w:p w14:paraId="5909DAFD" w14:textId="4AD27CEE" w:rsidR="00994916" w:rsidRDefault="00994916" w:rsidP="00FC1020">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Pr>
                <w:rFonts w:asciiTheme="minorHAnsi" w:eastAsiaTheme="minorEastAsia" w:hAnsiTheme="minorHAnsi" w:hint="eastAsia"/>
                <w:sz w:val="22"/>
                <w:szCs w:val="22"/>
              </w:rPr>
              <w:t>3</w:t>
            </w:r>
            <w:r>
              <w:rPr>
                <w:rFonts w:asciiTheme="minorHAnsi" w:eastAsiaTheme="minorEastAsia" w:hAnsiTheme="minorHAnsi"/>
                <w:sz w:val="22"/>
                <w:szCs w:val="22"/>
              </w:rPr>
              <w:t xml:space="preserve">.0.19 </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r w:rsidRPr="00943C29">
              <w:rPr>
                <w:rFonts w:asciiTheme="minorHAnsi" w:eastAsiaTheme="minorEastAsia" w:hAnsiTheme="minorHAnsi"/>
                <w:sz w:val="22"/>
                <w:szCs w:val="22"/>
              </w:rPr>
              <w:t>CONVERGE/3.0.19</w:t>
            </w:r>
          </w:p>
        </w:tc>
      </w:tr>
    </w:tbl>
    <w:p w14:paraId="5B1ACE55" w14:textId="77777777" w:rsidR="00994916" w:rsidRDefault="00994916" w:rsidP="00994916">
      <w:pPr>
        <w:pStyle w:val="a6"/>
        <w:ind w:left="851" w:firstLineChars="0" w:firstLine="0"/>
        <w:rPr>
          <w:rFonts w:asciiTheme="minorHAnsi" w:eastAsiaTheme="minorEastAsia" w:hAnsiTheme="minorHAnsi"/>
          <w:sz w:val="22"/>
          <w:szCs w:val="22"/>
        </w:rPr>
      </w:pPr>
    </w:p>
    <w:p w14:paraId="2E6A8419" w14:textId="3C2A653A" w:rsidR="00994916" w:rsidRPr="005B694C" w:rsidRDefault="00404C91" w:rsidP="00E97E0C">
      <w:pPr>
        <w:pStyle w:val="a6"/>
        <w:ind w:left="851"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modulefile</w:t>
      </w:r>
      <w:proofErr w:type="spellEnd"/>
      <w:r w:rsidR="00994916" w:rsidRPr="00566E28">
        <w:rPr>
          <w:rFonts w:asciiTheme="minorHAnsi" w:eastAsiaTheme="minorEastAsia" w:hAnsiTheme="minorHAnsi" w:hint="eastAsia"/>
          <w:color w:val="FF0000"/>
          <w:sz w:val="22"/>
          <w:szCs w:val="22"/>
        </w:rPr>
        <w:t xml:space="preserve"> </w:t>
      </w:r>
      <w:r w:rsidR="00994916">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994916" w14:paraId="23DADA76" w14:textId="77777777" w:rsidTr="00FC1020">
        <w:tc>
          <w:tcPr>
            <w:tcW w:w="9268" w:type="dxa"/>
          </w:tcPr>
          <w:p w14:paraId="475A782A" w14:textId="1AE11EE4" w:rsidR="00994916" w:rsidRPr="00D41E07" w:rsidRDefault="00994916" w:rsidP="00FC1020">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74C0CF3A" w14:textId="2415C6AD" w:rsidR="00994916" w:rsidRDefault="00994916" w:rsidP="00FC1020">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635BDB">
              <w:rPr>
                <w:rFonts w:asciiTheme="minorHAnsi" w:eastAsiaTheme="minorEastAsia" w:hAnsiTheme="minorHAnsi"/>
                <w:sz w:val="22"/>
                <w:szCs w:val="22"/>
              </w:rPr>
              <w:t xml:space="preserve"> CONVERGE</w:t>
            </w:r>
          </w:p>
        </w:tc>
      </w:tr>
    </w:tbl>
    <w:p w14:paraId="47510439" w14:textId="77777777" w:rsidR="00994916" w:rsidRDefault="00994916" w:rsidP="00994916">
      <w:pPr>
        <w:pStyle w:val="a6"/>
        <w:ind w:left="851" w:firstLineChars="0" w:firstLine="0"/>
        <w:rPr>
          <w:rFonts w:asciiTheme="minorHAnsi" w:eastAsiaTheme="minorEastAsia" w:hAnsiTheme="minorHAnsi"/>
          <w:color w:val="FF0000"/>
          <w:sz w:val="22"/>
          <w:szCs w:val="22"/>
        </w:rPr>
      </w:pPr>
    </w:p>
    <w:p w14:paraId="3AB8D8BF" w14:textId="77777777" w:rsidR="00530A9B" w:rsidRPr="005B694C" w:rsidRDefault="00530A9B" w:rsidP="00E97E0C">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530A9B" w14:paraId="66FE4FEC" w14:textId="77777777" w:rsidTr="002110DC">
        <w:tc>
          <w:tcPr>
            <w:tcW w:w="8435" w:type="dxa"/>
          </w:tcPr>
          <w:p w14:paraId="605FE5E9" w14:textId="546D946C" w:rsidR="00530A9B" w:rsidRPr="00D41E07" w:rsidRDefault="00530A9B"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5F7B2E">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A040345" w14:textId="5AC7B781" w:rsidR="00530A9B" w:rsidRDefault="00530A9B"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404C91">
              <w:rPr>
                <w:rFonts w:asciiTheme="minorHAnsi" w:eastAsiaTheme="minorEastAsia" w:hAnsiTheme="minorHAnsi" w:hint="eastAsia"/>
                <w:i/>
                <w:iCs/>
                <w:color w:val="FF0000"/>
                <w:sz w:val="22"/>
                <w:szCs w:val="22"/>
              </w:rPr>
              <w:t>modulefile</w:t>
            </w:r>
            <w:proofErr w:type="spellEnd"/>
          </w:p>
        </w:tc>
      </w:tr>
    </w:tbl>
    <w:p w14:paraId="439EB5FF" w14:textId="77777777" w:rsidR="00530A9B" w:rsidRDefault="00530A9B" w:rsidP="00994916">
      <w:pPr>
        <w:pStyle w:val="a6"/>
        <w:ind w:left="851" w:firstLineChars="0" w:firstLine="0"/>
        <w:rPr>
          <w:rFonts w:asciiTheme="minorHAnsi" w:eastAsiaTheme="minorEastAsia" w:hAnsiTheme="minorHAnsi"/>
          <w:color w:val="FF0000"/>
          <w:sz w:val="22"/>
          <w:szCs w:val="22"/>
        </w:rPr>
      </w:pPr>
    </w:p>
    <w:p w14:paraId="3A17298C" w14:textId="77777777" w:rsidR="00966C95" w:rsidRPr="001706E9" w:rsidRDefault="00966C95" w:rsidP="00966C95">
      <w:pPr>
        <w:pStyle w:val="a6"/>
        <w:numPr>
          <w:ilvl w:val="0"/>
          <w:numId w:val="41"/>
        </w:numPr>
        <w:ind w:firstLineChars="0"/>
        <w:rPr>
          <w:rFonts w:asciiTheme="minorHAnsi" w:eastAsiaTheme="minorEastAsia" w:hAnsiTheme="minorHAnsi"/>
          <w:sz w:val="22"/>
          <w:szCs w:val="22"/>
        </w:rPr>
      </w:pPr>
      <w:r w:rsidRPr="001706E9">
        <w:rPr>
          <w:rFonts w:asciiTheme="minorHAnsi" w:eastAsiaTheme="minorEastAsia" w:hAnsiTheme="minorHAnsi"/>
          <w:sz w:val="22"/>
          <w:szCs w:val="22"/>
        </w:rPr>
        <w:t>RLM_LICENSE_PASSWORD</w:t>
      </w:r>
    </w:p>
    <w:p w14:paraId="25A1B701" w14:textId="5E8C77FE" w:rsidR="00966C95" w:rsidRDefault="00966C95" w:rsidP="00E97E0C">
      <w:pPr>
        <w:pStyle w:val="a6"/>
        <w:ind w:left="840" w:firstLine="220"/>
        <w:rPr>
          <w:ins w:id="37" w:author="Honda, Yusuke/本多 祐介" w:date="2023-02-24T16:46:00Z"/>
          <w:rFonts w:asciiTheme="minorHAnsi" w:eastAsiaTheme="minorEastAsia" w:hAnsiTheme="minorHAnsi"/>
          <w:sz w:val="22"/>
          <w:szCs w:val="22"/>
        </w:rPr>
      </w:pPr>
      <w:r w:rsidRPr="001A33EA">
        <w:rPr>
          <w:rFonts w:asciiTheme="minorHAnsi" w:eastAsiaTheme="minorEastAsia" w:hAnsiTheme="minorHAnsi" w:hint="eastAsia"/>
          <w:sz w:val="22"/>
          <w:szCs w:val="22"/>
        </w:rPr>
        <w:t>ライセン</w:t>
      </w:r>
      <w:r>
        <w:rPr>
          <w:rFonts w:asciiTheme="minorHAnsi" w:eastAsiaTheme="minorEastAsia" w:hAnsiTheme="minorHAnsi" w:hint="eastAsia"/>
          <w:sz w:val="22"/>
          <w:szCs w:val="22"/>
        </w:rPr>
        <w:t>スファイルに記述したパスワードを設定してください。</w:t>
      </w:r>
    </w:p>
    <w:p w14:paraId="4DE43F69" w14:textId="032C90E5" w:rsidR="000F49CC" w:rsidRPr="000F49CC" w:rsidRDefault="000F49CC" w:rsidP="000F49CC">
      <w:pPr>
        <w:pStyle w:val="a6"/>
        <w:ind w:left="840" w:firstLine="220"/>
        <w:rPr>
          <w:rFonts w:asciiTheme="minorHAnsi" w:eastAsiaTheme="minorEastAsia" w:hAnsiTheme="minorHAnsi"/>
          <w:sz w:val="22"/>
          <w:szCs w:val="22"/>
        </w:rPr>
      </w:pPr>
      <w:ins w:id="38" w:author="Honda, Yusuke/本多 祐介" w:date="2023-02-24T16:46:00Z">
        <w:r w:rsidRPr="00EA6233">
          <w:rPr>
            <w:rFonts w:asciiTheme="minorHAnsi" w:eastAsiaTheme="minorEastAsia" w:hAnsiTheme="minorHAnsi" w:hint="eastAsia"/>
            <w:sz w:val="22"/>
            <w:szCs w:val="22"/>
          </w:rPr>
          <w:t>試行利用の場合は、富岳サポートから通知されたパスワードを設定してください</w:t>
        </w:r>
        <w:r>
          <w:rPr>
            <w:rFonts w:asciiTheme="minorHAnsi" w:eastAsiaTheme="minorEastAsia" w:hAnsiTheme="minorHAnsi" w:hint="eastAsia"/>
            <w:sz w:val="22"/>
            <w:szCs w:val="22"/>
          </w:rPr>
          <w:t>。</w:t>
        </w:r>
      </w:ins>
    </w:p>
    <w:p w14:paraId="44565937" w14:textId="77777777" w:rsidR="00966C95" w:rsidRPr="00966C95" w:rsidRDefault="00966C95" w:rsidP="00994916">
      <w:pPr>
        <w:pStyle w:val="a6"/>
        <w:ind w:left="851" w:firstLineChars="0" w:firstLine="0"/>
        <w:rPr>
          <w:rFonts w:asciiTheme="minorHAnsi" w:eastAsiaTheme="minorEastAsia" w:hAnsiTheme="minorHAnsi"/>
          <w:color w:val="FF0000"/>
          <w:sz w:val="22"/>
          <w:szCs w:val="22"/>
        </w:rPr>
      </w:pPr>
    </w:p>
    <w:p w14:paraId="1D61D752" w14:textId="66E03467" w:rsidR="00CE40E6" w:rsidRPr="00264F61" w:rsidRDefault="00453C69" w:rsidP="00CE40E6">
      <w:pPr>
        <w:pStyle w:val="a6"/>
        <w:numPr>
          <w:ilvl w:val="0"/>
          <w:numId w:val="40"/>
        </w:numPr>
        <w:ind w:firstLineChars="0"/>
        <w:textAlignment w:val="auto"/>
        <w:rPr>
          <w:rFonts w:asciiTheme="minorHAnsi" w:hAnsiTheme="minorHAnsi"/>
          <w:sz w:val="22"/>
          <w:szCs w:val="22"/>
        </w:rPr>
      </w:pPr>
      <w:r w:rsidRPr="00453C69">
        <w:rPr>
          <w:rFonts w:asciiTheme="minorHAnsi" w:hAnsiTheme="minorHAnsi"/>
          <w:sz w:val="22"/>
          <w:szCs w:val="22"/>
        </w:rPr>
        <w:t>/home/system/tool/</w:t>
      </w:r>
      <w:proofErr w:type="spellStart"/>
      <w:r w:rsidRPr="00453C69">
        <w:rPr>
          <w:rFonts w:asciiTheme="minorHAnsi" w:hAnsiTheme="minorHAnsi"/>
          <w:sz w:val="22"/>
          <w:szCs w:val="22"/>
        </w:rPr>
        <w:t>dir_transfer</w:t>
      </w:r>
      <w:proofErr w:type="spellEnd"/>
      <w:r w:rsidRPr="00453C69">
        <w:rPr>
          <w:rFonts w:asciiTheme="minorHAnsi" w:hAnsiTheme="minorHAnsi"/>
          <w:sz w:val="22"/>
          <w:szCs w:val="22"/>
        </w:rPr>
        <w:t xml:space="preserve"> $LD_PATH</w:t>
      </w:r>
    </w:p>
    <w:p w14:paraId="4D8E15CB" w14:textId="429CAC3F" w:rsidR="00CE40E6" w:rsidRPr="00264F61" w:rsidRDefault="00502C10" w:rsidP="00CE40E6">
      <w:pPr>
        <w:pStyle w:val="a6"/>
        <w:numPr>
          <w:ilvl w:val="0"/>
          <w:numId w:val="40"/>
        </w:numPr>
        <w:ind w:firstLineChars="0"/>
        <w:textAlignment w:val="auto"/>
        <w:rPr>
          <w:rFonts w:asciiTheme="minorHAnsi" w:hAnsiTheme="minorHAnsi"/>
          <w:sz w:val="22"/>
          <w:szCs w:val="22"/>
        </w:rPr>
      </w:pPr>
      <w:r w:rsidRPr="00502C10">
        <w:rPr>
          <w:rFonts w:asciiTheme="minorHAnsi" w:hAnsiTheme="minorHAnsi"/>
          <w:sz w:val="22"/>
          <w:szCs w:val="22"/>
        </w:rPr>
        <w:t>/home/system/tool/</w:t>
      </w:r>
      <w:proofErr w:type="spellStart"/>
      <w:r w:rsidRPr="00502C10">
        <w:rPr>
          <w:rFonts w:asciiTheme="minorHAnsi" w:hAnsiTheme="minorHAnsi"/>
          <w:sz w:val="22"/>
          <w:szCs w:val="22"/>
        </w:rPr>
        <w:t>dir_transfer</w:t>
      </w:r>
      <w:proofErr w:type="spellEnd"/>
      <w:r w:rsidRPr="00502C10">
        <w:rPr>
          <w:rFonts w:asciiTheme="minorHAnsi" w:hAnsiTheme="minorHAnsi"/>
          <w:sz w:val="22"/>
          <w:szCs w:val="22"/>
        </w:rPr>
        <w:t xml:space="preserve"> -p $LD_PATH</w:t>
      </w:r>
    </w:p>
    <w:p w14:paraId="5EE6DEA4" w14:textId="42CD422D" w:rsidR="00CE40E6" w:rsidRDefault="00CE40E6" w:rsidP="008149B1">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CONVERGE</w:t>
      </w:r>
      <w:r>
        <w:rPr>
          <w:rFonts w:asciiTheme="minorHAnsi" w:eastAsiaTheme="minorEastAsia" w:hAnsiTheme="minorHAnsi" w:hint="eastAsia"/>
          <w:sz w:val="22"/>
          <w:szCs w:val="22"/>
        </w:rPr>
        <w:t>で使用する</w:t>
      </w:r>
      <w:r w:rsidR="000748E6">
        <w:rPr>
          <w:rFonts w:asciiTheme="minorHAnsi" w:eastAsiaTheme="minorEastAsia" w:hAnsiTheme="minorHAnsi" w:hint="eastAsia"/>
          <w:sz w:val="22"/>
          <w:szCs w:val="22"/>
        </w:rPr>
        <w:t>ディレクトリ</w:t>
      </w:r>
      <w:r>
        <w:rPr>
          <w:rFonts w:asciiTheme="minorHAnsi" w:eastAsiaTheme="minorEastAsia" w:hAnsiTheme="minorHAnsi" w:hint="eastAsia"/>
          <w:sz w:val="22"/>
          <w:szCs w:val="22"/>
        </w:rPr>
        <w:t>を指定します。引数は変更しないでください。</w:t>
      </w:r>
      <w:proofErr w:type="spellStart"/>
      <w:r w:rsidR="00CB6E4C">
        <w:rPr>
          <w:rFonts w:asciiTheme="minorHAnsi" w:eastAsiaTheme="minorEastAsia" w:hAnsiTheme="minorHAnsi" w:hint="eastAsia"/>
          <w:sz w:val="22"/>
          <w:szCs w:val="22"/>
        </w:rPr>
        <w:t>d</w:t>
      </w:r>
      <w:r w:rsidR="00CB6E4C">
        <w:rPr>
          <w:rFonts w:asciiTheme="minorHAnsi" w:eastAsiaTheme="minorEastAsia" w:hAnsiTheme="minorHAnsi"/>
          <w:sz w:val="22"/>
          <w:szCs w:val="22"/>
        </w:rPr>
        <w:t>ir</w:t>
      </w:r>
      <w:r>
        <w:rPr>
          <w:rFonts w:asciiTheme="minorHAnsi" w:eastAsiaTheme="minorEastAsia" w:hAnsiTheme="minorHAnsi"/>
          <w:sz w:val="22"/>
          <w:szCs w:val="22"/>
        </w:rPr>
        <w:t>_transfer</w:t>
      </w:r>
      <w:proofErr w:type="spellEnd"/>
      <w:r>
        <w:rPr>
          <w:rFonts w:asciiTheme="minorHAnsi" w:eastAsiaTheme="minorEastAsia" w:hAnsiTheme="minorHAnsi" w:hint="eastAsia"/>
          <w:sz w:val="22"/>
          <w:szCs w:val="22"/>
        </w:rPr>
        <w:t>については利用手引書</w:t>
      </w:r>
      <w:r>
        <w:rPr>
          <w:rFonts w:asciiTheme="minorHAnsi" w:eastAsiaTheme="minorEastAsia" w:hAnsiTheme="minorHAnsi"/>
          <w:sz w:val="22"/>
          <w:szCs w:val="22"/>
        </w:rPr>
        <w:br/>
      </w:r>
      <w:r>
        <w:rPr>
          <w:rFonts w:asciiTheme="minorHAnsi" w:eastAsiaTheme="minorEastAsia" w:hAnsiTheme="minorHAnsi" w:hint="eastAsia"/>
          <w:sz w:val="22"/>
          <w:szCs w:val="22"/>
        </w:rPr>
        <w:t>（</w:t>
      </w:r>
      <w:hyperlink r:id="rId19" w:history="1">
        <w:r w:rsidR="00CB6E4C" w:rsidRPr="00625831">
          <w:rPr>
            <w:rStyle w:val="affffff3"/>
            <w:rFonts w:asciiTheme="minorHAnsi" w:eastAsiaTheme="minorEastAsia" w:hAnsiTheme="minorHAnsi"/>
            <w:sz w:val="22"/>
            <w:szCs w:val="22"/>
          </w:rPr>
          <w:t>https://www.fugaku.r-ccs.riken.jp/doc_root/ja/user_guides/use_latest/</w:t>
        </w:r>
      </w:hyperlink>
      <w:r w:rsidR="00CB2D3C">
        <w:rPr>
          <w:rFonts w:asciiTheme="minorHAnsi" w:eastAsiaTheme="minorEastAsia" w:hAnsiTheme="minorHAnsi"/>
          <w:sz w:val="22"/>
          <w:szCs w:val="22"/>
        </w:rPr>
        <w:t xml:space="preserve"> </w:t>
      </w:r>
      <w:r w:rsidR="00CB2D3C">
        <w:rPr>
          <w:rFonts w:asciiTheme="minorHAnsi" w:eastAsiaTheme="minorEastAsia" w:hAnsiTheme="minorHAnsi" w:hint="eastAsia"/>
          <w:sz w:val="22"/>
          <w:szCs w:val="22"/>
        </w:rPr>
        <w:t>)</w:t>
      </w:r>
      <w:r>
        <w:rPr>
          <w:rFonts w:asciiTheme="minorHAnsi" w:eastAsiaTheme="minorEastAsia" w:hAnsiTheme="minorHAnsi" w:hint="eastAsia"/>
          <w:sz w:val="22"/>
          <w:szCs w:val="22"/>
        </w:rPr>
        <w:t>を参照してください。</w:t>
      </w:r>
    </w:p>
    <w:p w14:paraId="036DC8D0" w14:textId="77777777" w:rsidR="00F239B5" w:rsidRPr="0048560C" w:rsidRDefault="00F239B5" w:rsidP="001706E9">
      <w:pPr>
        <w:pStyle w:val="a6"/>
        <w:ind w:firstLineChars="0" w:firstLine="0"/>
        <w:rPr>
          <w:rFonts w:asciiTheme="minorHAnsi" w:eastAsiaTheme="minorEastAsia" w:hAnsiTheme="minorHAnsi"/>
          <w:sz w:val="22"/>
          <w:szCs w:val="22"/>
        </w:rPr>
      </w:pPr>
    </w:p>
    <w:p w14:paraId="1AF3BCB6" w14:textId="0CA742A8" w:rsidR="00EC6C57" w:rsidRPr="0048560C" w:rsidRDefault="003B6599" w:rsidP="00025B2A">
      <w:pPr>
        <w:pStyle w:val="11"/>
        <w:ind w:left="0" w:firstLine="0"/>
      </w:pPr>
      <w:bookmarkStart w:id="39" w:name="_Toc93937838"/>
      <w:bookmarkStart w:id="40" w:name="_Toc93996800"/>
      <w:bookmarkStart w:id="41" w:name="_Toc94690489"/>
      <w:bookmarkStart w:id="42" w:name="_Toc128149656"/>
      <w:bookmarkEnd w:id="39"/>
      <w:bookmarkEnd w:id="40"/>
      <w:r>
        <w:t>CONVERGE</w:t>
      </w:r>
      <w:r w:rsidR="007F7333" w:rsidRPr="53748F51">
        <w:rPr>
          <w:rFonts w:hint="eastAsia"/>
        </w:rPr>
        <w:t>の</w:t>
      </w:r>
      <w:r w:rsidR="08BCC062" w:rsidRPr="53748F51">
        <w:t>環境</w:t>
      </w:r>
      <w:r w:rsidR="007F7333" w:rsidRPr="53748F51">
        <w:rPr>
          <w:rFonts w:hint="eastAsia"/>
        </w:rPr>
        <w:t>変更について</w:t>
      </w:r>
      <w:bookmarkEnd w:id="41"/>
      <w:bookmarkEnd w:id="42"/>
    </w:p>
    <w:p w14:paraId="76E13CEC" w14:textId="04A1B22D" w:rsidR="006C2302" w:rsidRDefault="00950B55" w:rsidP="00240954">
      <w:pPr>
        <w:pStyle w:val="afffffff9"/>
        <w:ind w:firstLineChars="129" w:firstLine="284"/>
        <w:rPr>
          <w:szCs w:val="22"/>
        </w:rPr>
      </w:pPr>
      <w:r>
        <w:rPr>
          <w:rFonts w:hint="eastAsia"/>
          <w:szCs w:val="22"/>
        </w:rPr>
        <w:t>C</w:t>
      </w:r>
      <w:r>
        <w:rPr>
          <w:szCs w:val="22"/>
        </w:rPr>
        <w:t>ONVERGE</w:t>
      </w:r>
      <w:r w:rsidR="005762E0">
        <w:rPr>
          <w:rFonts w:hint="eastAsia"/>
          <w:szCs w:val="22"/>
        </w:rPr>
        <w:t>、</w:t>
      </w:r>
      <w:r w:rsidR="005762E0">
        <w:rPr>
          <w:rFonts w:hint="eastAsia"/>
          <w:szCs w:val="22"/>
        </w:rPr>
        <w:t>C</w:t>
      </w:r>
      <w:r w:rsidR="005762E0">
        <w:rPr>
          <w:szCs w:val="22"/>
        </w:rPr>
        <w:t>ONVERGE Studio</w:t>
      </w:r>
      <w:r w:rsidR="005762E0">
        <w:rPr>
          <w:rFonts w:hint="eastAsia"/>
          <w:szCs w:val="22"/>
        </w:rPr>
        <w:t>、</w:t>
      </w:r>
      <w:proofErr w:type="spellStart"/>
      <w:r>
        <w:rPr>
          <w:rFonts w:hint="eastAsia"/>
          <w:szCs w:val="22"/>
        </w:rPr>
        <w:t>T</w:t>
      </w:r>
      <w:r>
        <w:rPr>
          <w:szCs w:val="22"/>
        </w:rPr>
        <w:t>ecplot</w:t>
      </w:r>
      <w:proofErr w:type="spellEnd"/>
      <w:r w:rsidR="00D72823">
        <w:rPr>
          <w:rFonts w:hint="eastAsia"/>
          <w:szCs w:val="22"/>
        </w:rPr>
        <w:t>の</w:t>
      </w:r>
      <w:r w:rsidR="215B698C" w:rsidRPr="53748F51">
        <w:rPr>
          <w:szCs w:val="22"/>
        </w:rPr>
        <w:t>環境</w:t>
      </w:r>
      <w:r w:rsidR="006F347F">
        <w:rPr>
          <w:rFonts w:hint="eastAsia"/>
          <w:szCs w:val="22"/>
        </w:rPr>
        <w:t>変更</w:t>
      </w:r>
      <w:r w:rsidR="007D3CC2">
        <w:rPr>
          <w:rFonts w:hint="eastAsia"/>
          <w:szCs w:val="22"/>
        </w:rPr>
        <w:t>が行われる</w:t>
      </w:r>
      <w:r w:rsidR="006F347F">
        <w:rPr>
          <w:rFonts w:hint="eastAsia"/>
          <w:szCs w:val="22"/>
        </w:rPr>
        <w:t>場合</w:t>
      </w:r>
      <w:r w:rsidR="006C2302" w:rsidRPr="0048560C">
        <w:rPr>
          <w:szCs w:val="22"/>
        </w:rPr>
        <w:t>、</w:t>
      </w:r>
      <w:r w:rsidR="00D3211E">
        <w:rPr>
          <w:rFonts w:hint="eastAsia"/>
          <w:szCs w:val="22"/>
        </w:rPr>
        <w:t>変更内容と日時が</w:t>
      </w:r>
      <w:r w:rsidR="00DF6BF4">
        <w:rPr>
          <w:rFonts w:hint="eastAsia"/>
          <w:szCs w:val="22"/>
        </w:rPr>
        <w:t>「富岳」利用者</w:t>
      </w:r>
      <w:r w:rsidR="00D3211E">
        <w:rPr>
          <w:rFonts w:hint="eastAsia"/>
          <w:szCs w:val="22"/>
        </w:rPr>
        <w:t>ポータルサイトに掲載されます</w:t>
      </w:r>
      <w:r w:rsidR="00D3211E" w:rsidRPr="0048560C">
        <w:rPr>
          <w:szCs w:val="22"/>
        </w:rPr>
        <w:t>。</w:t>
      </w:r>
      <w:r w:rsidR="00DF2B99">
        <w:rPr>
          <w:rFonts w:hint="eastAsia"/>
          <w:szCs w:val="22"/>
        </w:rPr>
        <w:t>変更</w:t>
      </w:r>
      <w:r w:rsidR="00CC5E6F">
        <w:rPr>
          <w:rFonts w:hint="eastAsia"/>
          <w:szCs w:val="22"/>
        </w:rPr>
        <w:t>内容を確認し、必要に応じて</w:t>
      </w:r>
      <w:r w:rsidR="00D07E4C">
        <w:rPr>
          <w:rFonts w:hint="eastAsia"/>
          <w:szCs w:val="22"/>
        </w:rPr>
        <w:t>変更</w:t>
      </w:r>
      <w:r w:rsidR="00CC5E6F">
        <w:rPr>
          <w:rFonts w:hint="eastAsia"/>
          <w:szCs w:val="22"/>
        </w:rPr>
        <w:t>日時までに対応を実施してください。</w:t>
      </w:r>
      <w:r w:rsidR="00CA6D55">
        <w:rPr>
          <w:rFonts w:hint="eastAsia"/>
          <w:szCs w:val="22"/>
        </w:rPr>
        <w:t>以下に</w:t>
      </w:r>
      <w:r w:rsidR="00CA6D55">
        <w:rPr>
          <w:rFonts w:hint="eastAsia"/>
        </w:rPr>
        <w:t>想定される変更</w:t>
      </w:r>
      <w:r w:rsidR="00524636">
        <w:rPr>
          <w:rFonts w:hint="eastAsia"/>
        </w:rPr>
        <w:t>内容</w:t>
      </w:r>
      <w:r w:rsidR="00CA6D55">
        <w:rPr>
          <w:rFonts w:hint="eastAsia"/>
        </w:rPr>
        <w:t>と、その変更による利用者への影響</w:t>
      </w:r>
      <w:r w:rsidR="00664FBA">
        <w:rPr>
          <w:rFonts w:hint="eastAsia"/>
        </w:rPr>
        <w:t>および</w:t>
      </w:r>
      <w:r w:rsidR="00CA6D55">
        <w:rPr>
          <w:rFonts w:hint="eastAsia"/>
        </w:rPr>
        <w:t>対処方法を記します</w:t>
      </w:r>
      <w:r w:rsidR="00CA6D55">
        <w:rPr>
          <w:rFonts w:hint="eastAsia"/>
          <w:szCs w:val="22"/>
        </w:rPr>
        <w:t>。</w:t>
      </w:r>
    </w:p>
    <w:p w14:paraId="08B53CAE" w14:textId="77777777" w:rsidR="007F7333" w:rsidRPr="0048560C" w:rsidRDefault="007F7333" w:rsidP="00A84C8C">
      <w:pPr>
        <w:pStyle w:val="a6"/>
        <w:ind w:left="420" w:firstLineChars="0" w:firstLine="0"/>
        <w:rPr>
          <w:rFonts w:asciiTheme="minorHAnsi" w:eastAsiaTheme="minorEastAsia" w:hAnsiTheme="minorHAnsi"/>
          <w:sz w:val="22"/>
          <w:szCs w:val="22"/>
        </w:rPr>
      </w:pPr>
    </w:p>
    <w:p w14:paraId="4BFC2793" w14:textId="0E080F2F" w:rsidR="006C2302" w:rsidRPr="00A84C8C" w:rsidRDefault="00573F11"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C</w:t>
      </w:r>
      <w:r>
        <w:rPr>
          <w:rFonts w:asciiTheme="minorHAnsi" w:eastAsiaTheme="minorEastAsia" w:hAnsiTheme="minorHAnsi"/>
          <w:b/>
          <w:bCs/>
          <w:sz w:val="22"/>
          <w:szCs w:val="22"/>
        </w:rPr>
        <w:t>ONVERGE</w:t>
      </w:r>
      <w:r w:rsidR="00787439" w:rsidRPr="00A84C8C">
        <w:rPr>
          <w:rFonts w:asciiTheme="minorHAnsi" w:eastAsiaTheme="minorEastAsia" w:hAnsiTheme="minorHAnsi" w:hint="eastAsia"/>
          <w:b/>
          <w:bCs/>
          <w:sz w:val="22"/>
          <w:szCs w:val="22"/>
        </w:rPr>
        <w:t>のバージョンアップ</w:t>
      </w:r>
    </w:p>
    <w:p w14:paraId="18799C5A" w14:textId="265E6965" w:rsidR="007C5B4A" w:rsidRPr="00994916" w:rsidRDefault="007C5B4A" w:rsidP="00F36E05">
      <w:pPr>
        <w:pStyle w:val="a6"/>
        <w:ind w:left="840" w:firstLine="220"/>
        <w:rPr>
          <w:rFonts w:asciiTheme="minorHAnsi" w:eastAsiaTheme="minorEastAsia" w:hAnsiTheme="minorHAnsi"/>
          <w:sz w:val="22"/>
          <w:szCs w:val="22"/>
        </w:rPr>
      </w:pPr>
      <w:r w:rsidRPr="00994916">
        <w:rPr>
          <w:rFonts w:asciiTheme="minorHAnsi" w:eastAsiaTheme="minorEastAsia" w:hAnsiTheme="minorHAnsi"/>
          <w:sz w:val="22"/>
          <w:szCs w:val="22"/>
        </w:rPr>
        <w:lastRenderedPageBreak/>
        <w:t>module load</w:t>
      </w:r>
      <w:r w:rsidRPr="001706E9">
        <w:rPr>
          <w:rFonts w:asciiTheme="minorHAnsi" w:eastAsiaTheme="minorEastAsia" w:hAnsiTheme="minorHAnsi"/>
          <w:sz w:val="22"/>
          <w:szCs w:val="22"/>
        </w:rPr>
        <w:t xml:space="preserve"> </w:t>
      </w:r>
      <w:r w:rsidR="005762E0">
        <w:rPr>
          <w:rFonts w:asciiTheme="minorHAnsi" w:eastAsiaTheme="minorEastAsia" w:hAnsiTheme="minorHAnsi" w:hint="eastAsia"/>
          <w:sz w:val="22"/>
          <w:szCs w:val="22"/>
        </w:rPr>
        <w:t>に</w:t>
      </w:r>
      <w:r w:rsidR="00950B55">
        <w:rPr>
          <w:rFonts w:asciiTheme="minorHAnsi" w:eastAsiaTheme="minorEastAsia" w:hAnsiTheme="minorHAnsi"/>
          <w:sz w:val="22"/>
          <w:szCs w:val="22"/>
        </w:rPr>
        <w:t>CONERGE</w:t>
      </w:r>
      <w:r w:rsidR="005762E0">
        <w:rPr>
          <w:rFonts w:asciiTheme="minorHAnsi" w:eastAsiaTheme="minorEastAsia" w:hAnsiTheme="minorHAnsi" w:hint="eastAsia"/>
          <w:sz w:val="22"/>
          <w:szCs w:val="22"/>
        </w:rPr>
        <w:t>、</w:t>
      </w:r>
      <w:proofErr w:type="spellStart"/>
      <w:r w:rsidR="00F92F6B" w:rsidRPr="001706E9">
        <w:rPr>
          <w:rFonts w:asciiTheme="minorHAnsi" w:eastAsiaTheme="minorEastAsia" w:hAnsiTheme="minorHAnsi"/>
          <w:sz w:val="22"/>
          <w:szCs w:val="22"/>
        </w:rPr>
        <w:t>CONVERGE</w:t>
      </w:r>
      <w:r w:rsidR="005762E0">
        <w:rPr>
          <w:rFonts w:asciiTheme="minorHAnsi" w:eastAsiaTheme="minorEastAsia" w:hAnsiTheme="minorHAnsi"/>
          <w:sz w:val="22"/>
          <w:szCs w:val="22"/>
        </w:rPr>
        <w:t>_Studio</w:t>
      </w:r>
      <w:proofErr w:type="spellEnd"/>
      <w:r w:rsidR="005762E0">
        <w:rPr>
          <w:rFonts w:asciiTheme="minorHAnsi" w:eastAsiaTheme="minorEastAsia" w:hAnsiTheme="minorHAnsi" w:hint="eastAsia"/>
          <w:sz w:val="22"/>
          <w:szCs w:val="22"/>
        </w:rPr>
        <w:t>、</w:t>
      </w:r>
      <w:r w:rsidR="001F25A7">
        <w:rPr>
          <w:rFonts w:asciiTheme="minorHAnsi" w:eastAsiaTheme="minorEastAsia" w:hAnsiTheme="minorHAnsi" w:hint="eastAsia"/>
          <w:sz w:val="22"/>
          <w:szCs w:val="22"/>
        </w:rPr>
        <w:t>または</w:t>
      </w:r>
      <w:proofErr w:type="spellStart"/>
      <w:r w:rsidR="00950B55">
        <w:rPr>
          <w:rFonts w:asciiTheme="minorHAnsi" w:eastAsiaTheme="minorEastAsia" w:hAnsiTheme="minorHAnsi"/>
          <w:sz w:val="22"/>
          <w:szCs w:val="22"/>
        </w:rPr>
        <w:t>Tecplot</w:t>
      </w:r>
      <w:proofErr w:type="spellEnd"/>
      <w:r w:rsidRPr="00994916">
        <w:rPr>
          <w:rFonts w:asciiTheme="minorHAnsi" w:eastAsiaTheme="minorEastAsia" w:hAnsiTheme="minorHAnsi" w:hint="eastAsia"/>
          <w:sz w:val="22"/>
          <w:szCs w:val="22"/>
        </w:rPr>
        <w:t>を</w:t>
      </w:r>
      <w:r w:rsidR="005762E0">
        <w:rPr>
          <w:rFonts w:asciiTheme="minorHAnsi" w:eastAsiaTheme="minorEastAsia" w:hAnsiTheme="minorHAnsi" w:hint="eastAsia"/>
          <w:sz w:val="22"/>
          <w:szCs w:val="22"/>
        </w:rPr>
        <w:t>指定</w:t>
      </w:r>
      <w:r w:rsidRPr="00994916">
        <w:rPr>
          <w:rFonts w:asciiTheme="minorHAnsi" w:eastAsiaTheme="minorEastAsia" w:hAnsiTheme="minorHAnsi" w:hint="eastAsia"/>
          <w:sz w:val="22"/>
          <w:szCs w:val="22"/>
        </w:rPr>
        <w:t>して</w:t>
      </w:r>
      <w:r w:rsidR="00DA5C08" w:rsidRPr="00DA5C08">
        <w:rPr>
          <w:rFonts w:asciiTheme="minorHAnsi" w:eastAsiaTheme="minorEastAsia" w:hAnsiTheme="minorHAnsi" w:hint="eastAsia"/>
          <w:sz w:val="22"/>
          <w:szCs w:val="22"/>
        </w:rPr>
        <w:t>最新バージョンを</w:t>
      </w:r>
      <w:r w:rsidR="00C71C9B">
        <w:rPr>
          <w:rFonts w:asciiTheme="minorHAnsi" w:eastAsiaTheme="minorEastAsia" w:hAnsiTheme="minorHAnsi" w:hint="eastAsia"/>
          <w:sz w:val="22"/>
          <w:szCs w:val="22"/>
        </w:rPr>
        <w:t>使用して</w:t>
      </w:r>
      <w:r w:rsidRPr="00994916">
        <w:rPr>
          <w:rFonts w:asciiTheme="minorHAnsi" w:eastAsiaTheme="minorEastAsia" w:hAnsiTheme="minorHAnsi" w:hint="eastAsia"/>
          <w:sz w:val="22"/>
          <w:szCs w:val="22"/>
        </w:rPr>
        <w:t>いる場合、</w:t>
      </w:r>
      <w:r w:rsidR="007B4EB9">
        <w:rPr>
          <w:rFonts w:asciiTheme="minorHAnsi" w:eastAsiaTheme="minorEastAsia" w:hAnsiTheme="minorHAnsi" w:hint="eastAsia"/>
          <w:sz w:val="22"/>
          <w:szCs w:val="22"/>
        </w:rPr>
        <w:t>変更日時以降</w:t>
      </w:r>
      <w:r w:rsidR="00C534B1">
        <w:rPr>
          <w:rFonts w:asciiTheme="minorHAnsi" w:eastAsiaTheme="minorEastAsia" w:hAnsiTheme="minorHAnsi" w:hint="eastAsia"/>
          <w:sz w:val="22"/>
          <w:szCs w:val="22"/>
        </w:rPr>
        <w:t>実行される</w:t>
      </w:r>
      <w:r w:rsidR="005762E0">
        <w:rPr>
          <w:rFonts w:asciiTheme="minorHAnsi" w:eastAsiaTheme="minorEastAsia" w:hAnsiTheme="minorHAnsi" w:hint="eastAsia"/>
          <w:sz w:val="22"/>
          <w:szCs w:val="22"/>
        </w:rPr>
        <w:t>ソフトウェア</w:t>
      </w:r>
      <w:r w:rsidR="00CB502A" w:rsidRPr="00994916">
        <w:rPr>
          <w:rFonts w:asciiTheme="minorHAnsi" w:eastAsiaTheme="minorEastAsia" w:hAnsiTheme="minorHAnsi" w:hint="eastAsia"/>
          <w:sz w:val="22"/>
          <w:szCs w:val="22"/>
        </w:rPr>
        <w:t>のバージョンが</w:t>
      </w:r>
      <w:r w:rsidR="00EC7C43" w:rsidRPr="00F45998">
        <w:rPr>
          <w:rFonts w:asciiTheme="minorHAnsi" w:eastAsiaTheme="minorEastAsia" w:hAnsiTheme="minorHAnsi" w:hint="eastAsia"/>
          <w:sz w:val="22"/>
          <w:szCs w:val="22"/>
        </w:rPr>
        <w:t>新たに導入される最新バージョンに</w:t>
      </w:r>
      <w:r w:rsidR="00CB502A" w:rsidRPr="00994916">
        <w:rPr>
          <w:rFonts w:asciiTheme="minorHAnsi" w:eastAsiaTheme="minorEastAsia" w:hAnsiTheme="minorHAnsi" w:hint="eastAsia"/>
          <w:sz w:val="22"/>
          <w:szCs w:val="22"/>
        </w:rPr>
        <w:t>変更</w:t>
      </w:r>
      <w:r w:rsidR="00780858">
        <w:rPr>
          <w:rFonts w:asciiTheme="minorHAnsi" w:eastAsiaTheme="minorEastAsia" w:hAnsiTheme="minorHAnsi" w:hint="eastAsia"/>
          <w:sz w:val="22"/>
          <w:szCs w:val="22"/>
        </w:rPr>
        <w:t>され</w:t>
      </w:r>
      <w:r w:rsidR="00CB502A" w:rsidRPr="00994916">
        <w:rPr>
          <w:rFonts w:asciiTheme="minorHAnsi" w:eastAsiaTheme="minorEastAsia" w:hAnsiTheme="minorHAnsi" w:hint="eastAsia"/>
          <w:sz w:val="22"/>
          <w:szCs w:val="22"/>
        </w:rPr>
        <w:t>ます。現在</w:t>
      </w:r>
      <w:r w:rsidR="00C71C9B">
        <w:rPr>
          <w:rFonts w:asciiTheme="minorHAnsi" w:eastAsiaTheme="minorEastAsia" w:hAnsiTheme="minorHAnsi" w:hint="eastAsia"/>
          <w:sz w:val="22"/>
          <w:szCs w:val="22"/>
        </w:rPr>
        <w:t>使用している</w:t>
      </w:r>
      <w:r w:rsidR="00F64D59">
        <w:rPr>
          <w:rFonts w:asciiTheme="minorHAnsi" w:eastAsiaTheme="minorEastAsia" w:hAnsiTheme="minorHAnsi" w:hint="eastAsia"/>
          <w:sz w:val="22"/>
          <w:szCs w:val="22"/>
        </w:rPr>
        <w:t>バージョンを継続して使用</w:t>
      </w:r>
      <w:r w:rsidR="00495697">
        <w:rPr>
          <w:rFonts w:asciiTheme="minorHAnsi" w:eastAsiaTheme="minorEastAsia" w:hAnsiTheme="minorHAnsi" w:hint="eastAsia"/>
          <w:sz w:val="22"/>
          <w:szCs w:val="22"/>
        </w:rPr>
        <w:t>する</w:t>
      </w:r>
      <w:r w:rsidR="00CB502A" w:rsidRPr="00994916">
        <w:rPr>
          <w:rFonts w:asciiTheme="minorHAnsi" w:eastAsiaTheme="minorEastAsia" w:hAnsiTheme="minorHAnsi" w:hint="eastAsia"/>
          <w:sz w:val="22"/>
          <w:szCs w:val="22"/>
        </w:rPr>
        <w:t>場合</w:t>
      </w:r>
      <w:r w:rsidR="007A2B84">
        <w:rPr>
          <w:rFonts w:asciiTheme="minorHAnsi" w:eastAsiaTheme="minorEastAsia" w:hAnsiTheme="minorHAnsi" w:hint="eastAsia"/>
          <w:sz w:val="22"/>
          <w:szCs w:val="22"/>
        </w:rPr>
        <w:t>は</w:t>
      </w:r>
      <w:r w:rsidR="005762E0">
        <w:rPr>
          <w:rFonts w:asciiTheme="minorHAnsi" w:eastAsiaTheme="minorEastAsia" w:hAnsiTheme="minorHAnsi" w:hint="eastAsia"/>
          <w:sz w:val="22"/>
          <w:szCs w:val="22"/>
        </w:rPr>
        <w:t>、</w:t>
      </w:r>
      <w:r w:rsidR="005762E0">
        <w:rPr>
          <w:rFonts w:asciiTheme="minorHAnsi" w:eastAsiaTheme="minorEastAsia" w:hAnsiTheme="minorHAnsi" w:hint="eastAsia"/>
          <w:sz w:val="22"/>
          <w:szCs w:val="22"/>
        </w:rPr>
        <w:t>m</w:t>
      </w:r>
      <w:r w:rsidR="005762E0">
        <w:rPr>
          <w:rFonts w:asciiTheme="minorHAnsi" w:eastAsiaTheme="minorEastAsia" w:hAnsiTheme="minorHAnsi"/>
          <w:sz w:val="22"/>
          <w:szCs w:val="22"/>
        </w:rPr>
        <w:t>odule load</w:t>
      </w:r>
      <w:r w:rsidR="005762E0">
        <w:rPr>
          <w:rFonts w:asciiTheme="minorHAnsi" w:eastAsiaTheme="minorEastAsia" w:hAnsiTheme="minorHAnsi" w:hint="eastAsia"/>
          <w:sz w:val="22"/>
          <w:szCs w:val="22"/>
        </w:rPr>
        <w:t>の指定に</w:t>
      </w:r>
      <w:r w:rsidR="005762E0">
        <w:rPr>
          <w:rFonts w:asciiTheme="minorHAnsi" w:eastAsiaTheme="minorEastAsia" w:hAnsiTheme="minorHAnsi" w:hint="eastAsia"/>
          <w:sz w:val="22"/>
          <w:szCs w:val="22"/>
        </w:rPr>
        <w:t xml:space="preserve"> </w:t>
      </w:r>
      <w:r w:rsidR="005762E0">
        <w:rPr>
          <w:rFonts w:asciiTheme="minorHAnsi" w:eastAsiaTheme="minorEastAsia" w:hAnsiTheme="minorHAnsi"/>
          <w:sz w:val="22"/>
          <w:szCs w:val="22"/>
        </w:rPr>
        <w:t>/</w:t>
      </w:r>
      <w:r w:rsidR="00994916" w:rsidRPr="001706E9">
        <w:rPr>
          <w:rFonts w:asciiTheme="minorHAnsi" w:eastAsiaTheme="minorEastAsia" w:hAnsiTheme="minorHAnsi" w:hint="eastAsia"/>
          <w:i/>
          <w:iCs/>
          <w:sz w:val="22"/>
          <w:szCs w:val="22"/>
        </w:rPr>
        <w:t>製品バージョン</w:t>
      </w:r>
      <w:r w:rsidR="00994916" w:rsidRPr="00994916">
        <w:rPr>
          <w:rFonts w:asciiTheme="minorHAnsi" w:eastAsiaTheme="minorEastAsia" w:hAnsiTheme="minorHAnsi"/>
          <w:sz w:val="22"/>
          <w:szCs w:val="22"/>
        </w:rPr>
        <w:t xml:space="preserve"> </w:t>
      </w:r>
      <w:r w:rsidR="005762E0">
        <w:rPr>
          <w:rFonts w:asciiTheme="minorHAnsi" w:eastAsiaTheme="minorEastAsia" w:hAnsiTheme="minorHAnsi" w:hint="eastAsia"/>
          <w:sz w:val="22"/>
          <w:szCs w:val="22"/>
        </w:rPr>
        <w:t>を追加</w:t>
      </w:r>
      <w:r w:rsidR="00CB502A" w:rsidRPr="00994916">
        <w:rPr>
          <w:rFonts w:asciiTheme="minorHAnsi" w:eastAsiaTheme="minorEastAsia" w:hAnsiTheme="minorHAnsi" w:hint="eastAsia"/>
          <w:sz w:val="22"/>
          <w:szCs w:val="22"/>
        </w:rPr>
        <w:t>してください。</w:t>
      </w:r>
    </w:p>
    <w:p w14:paraId="3B4B3313" w14:textId="77777777" w:rsidR="00B449A3" w:rsidRDefault="00B449A3" w:rsidP="007C5B4A">
      <w:pPr>
        <w:pStyle w:val="a6"/>
        <w:ind w:left="840" w:firstLineChars="0" w:firstLine="0"/>
        <w:rPr>
          <w:rFonts w:asciiTheme="minorHAnsi" w:eastAsiaTheme="minorEastAsia" w:hAnsiTheme="minorHAnsi"/>
          <w:sz w:val="22"/>
          <w:szCs w:val="22"/>
        </w:rPr>
      </w:pPr>
    </w:p>
    <w:p w14:paraId="1AE2DA92" w14:textId="663B4328" w:rsidR="00B47B61" w:rsidRPr="00A84C8C" w:rsidRDefault="00573F11"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C</w:t>
      </w:r>
      <w:r>
        <w:rPr>
          <w:rFonts w:asciiTheme="minorHAnsi" w:eastAsiaTheme="minorEastAsia" w:hAnsiTheme="minorHAnsi"/>
          <w:b/>
          <w:bCs/>
          <w:sz w:val="22"/>
          <w:szCs w:val="22"/>
        </w:rPr>
        <w:t>ONVERGE</w:t>
      </w:r>
      <w:r>
        <w:rPr>
          <w:rFonts w:asciiTheme="minorHAnsi" w:eastAsiaTheme="minorEastAsia" w:hAnsiTheme="minorHAnsi" w:hint="eastAsia"/>
          <w:b/>
          <w:bCs/>
          <w:sz w:val="22"/>
          <w:szCs w:val="22"/>
        </w:rPr>
        <w:t>の</w:t>
      </w:r>
      <w:r w:rsidR="00B47B61" w:rsidRPr="00A84C8C">
        <w:rPr>
          <w:rFonts w:asciiTheme="minorHAnsi" w:eastAsiaTheme="minorEastAsia" w:hAnsiTheme="minorHAnsi" w:hint="eastAsia"/>
          <w:b/>
          <w:bCs/>
          <w:sz w:val="22"/>
          <w:szCs w:val="22"/>
        </w:rPr>
        <w:t>特定バージョン削除</w:t>
      </w:r>
    </w:p>
    <w:p w14:paraId="1D45CF68" w14:textId="37DE149F" w:rsidR="00B47B61" w:rsidRDefault="008C251F" w:rsidP="00F36E05">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削除対象</w:t>
      </w:r>
      <w:r w:rsidR="00816972">
        <w:rPr>
          <w:rFonts w:asciiTheme="minorHAnsi" w:eastAsiaTheme="minorEastAsia" w:hAnsiTheme="minorHAnsi" w:hint="eastAsia"/>
          <w:sz w:val="22"/>
          <w:szCs w:val="22"/>
        </w:rPr>
        <w:t>の</w:t>
      </w:r>
      <w:r w:rsidR="00F077ED">
        <w:rPr>
          <w:rFonts w:asciiTheme="minorHAnsi" w:eastAsiaTheme="minorEastAsia" w:hAnsiTheme="minorHAnsi" w:hint="eastAsia"/>
          <w:sz w:val="22"/>
          <w:szCs w:val="22"/>
        </w:rPr>
        <w:t>バージョンを</w:t>
      </w:r>
      <w:r w:rsidR="00844C24" w:rsidRPr="00844C24">
        <w:rPr>
          <w:rFonts w:asciiTheme="minorHAnsi" w:eastAsiaTheme="minorEastAsia" w:hAnsiTheme="minorHAnsi" w:hint="eastAsia"/>
          <w:sz w:val="22"/>
          <w:szCs w:val="22"/>
        </w:rPr>
        <w:t>module load</w:t>
      </w:r>
      <w:r w:rsidR="00844C24" w:rsidRPr="00844C24">
        <w:rPr>
          <w:rFonts w:asciiTheme="minorHAnsi" w:eastAsiaTheme="minorEastAsia" w:hAnsiTheme="minorHAnsi" w:hint="eastAsia"/>
          <w:sz w:val="22"/>
          <w:szCs w:val="22"/>
        </w:rPr>
        <w:t>で指定</w:t>
      </w:r>
      <w:r w:rsidR="00F077ED">
        <w:rPr>
          <w:rFonts w:asciiTheme="minorHAnsi" w:eastAsiaTheme="minorEastAsia" w:hAnsiTheme="minorHAnsi" w:hint="eastAsia"/>
          <w:sz w:val="22"/>
          <w:szCs w:val="22"/>
        </w:rPr>
        <w:t>している場合、</w:t>
      </w:r>
      <w:r w:rsidR="002846F4">
        <w:rPr>
          <w:rFonts w:asciiTheme="minorHAnsi" w:eastAsiaTheme="minorEastAsia" w:hAnsiTheme="minorHAnsi" w:hint="eastAsia"/>
          <w:sz w:val="22"/>
          <w:szCs w:val="22"/>
        </w:rPr>
        <w:t>変更日時以降</w:t>
      </w:r>
      <w:r w:rsidR="002407C9">
        <w:rPr>
          <w:rFonts w:asciiTheme="minorHAnsi" w:eastAsiaTheme="minorEastAsia" w:hAnsiTheme="minorHAnsi" w:hint="eastAsia"/>
          <w:sz w:val="22"/>
          <w:szCs w:val="22"/>
        </w:rPr>
        <w:t>ソフトウェア</w:t>
      </w:r>
      <w:r w:rsidR="00F077ED">
        <w:rPr>
          <w:rFonts w:asciiTheme="minorHAnsi" w:eastAsiaTheme="minorEastAsia" w:hAnsiTheme="minorHAnsi" w:hint="eastAsia"/>
          <w:sz w:val="22"/>
          <w:szCs w:val="22"/>
        </w:rPr>
        <w:t>が</w:t>
      </w:r>
      <w:r w:rsidR="009F4F9F">
        <w:rPr>
          <w:rFonts w:asciiTheme="minorHAnsi" w:eastAsiaTheme="minorEastAsia" w:hAnsiTheme="minorHAnsi" w:hint="eastAsia"/>
          <w:sz w:val="22"/>
          <w:szCs w:val="22"/>
        </w:rPr>
        <w:t>利用</w:t>
      </w:r>
      <w:r w:rsidR="00F077ED">
        <w:rPr>
          <w:rFonts w:asciiTheme="minorHAnsi" w:eastAsiaTheme="minorEastAsia" w:hAnsiTheme="minorHAnsi" w:hint="eastAsia"/>
          <w:sz w:val="22"/>
          <w:szCs w:val="22"/>
        </w:rPr>
        <w:t>できなくなります。</w:t>
      </w:r>
      <w:r w:rsidR="00F077ED">
        <w:rPr>
          <w:rFonts w:asciiTheme="minorHAnsi" w:eastAsiaTheme="minorEastAsia" w:hAnsiTheme="minorHAnsi" w:hint="eastAsia"/>
          <w:sz w:val="22"/>
          <w:szCs w:val="22"/>
        </w:rPr>
        <w:t>m</w:t>
      </w:r>
      <w:r w:rsidR="00F077ED">
        <w:rPr>
          <w:rFonts w:asciiTheme="minorHAnsi" w:eastAsiaTheme="minorEastAsia" w:hAnsiTheme="minorHAnsi"/>
          <w:sz w:val="22"/>
          <w:szCs w:val="22"/>
        </w:rPr>
        <w:t>odule load</w:t>
      </w:r>
      <w:r w:rsidR="00F077ED">
        <w:rPr>
          <w:rFonts w:asciiTheme="minorHAnsi" w:eastAsiaTheme="minorEastAsia" w:hAnsiTheme="minorHAnsi" w:hint="eastAsia"/>
          <w:sz w:val="22"/>
          <w:szCs w:val="22"/>
        </w:rPr>
        <w:t>の設定を変更して別のバージョンを</w:t>
      </w:r>
      <w:r w:rsidR="00FC5C96">
        <w:rPr>
          <w:rFonts w:asciiTheme="minorHAnsi" w:eastAsiaTheme="minorEastAsia" w:hAnsiTheme="minorHAnsi" w:hint="eastAsia"/>
          <w:sz w:val="22"/>
          <w:szCs w:val="22"/>
        </w:rPr>
        <w:t>使用</w:t>
      </w:r>
      <w:r w:rsidR="00F077ED">
        <w:rPr>
          <w:rFonts w:asciiTheme="minorHAnsi" w:eastAsiaTheme="minorEastAsia" w:hAnsiTheme="minorHAnsi" w:hint="eastAsia"/>
          <w:sz w:val="22"/>
          <w:szCs w:val="22"/>
        </w:rPr>
        <w:t>してください。</w:t>
      </w:r>
    </w:p>
    <w:p w14:paraId="1A0489EC" w14:textId="77777777" w:rsidR="00A266CA" w:rsidRPr="00CB502A" w:rsidRDefault="00A266CA" w:rsidP="00A84C8C">
      <w:pPr>
        <w:pStyle w:val="a6"/>
        <w:ind w:left="423" w:firstLineChars="0" w:firstLine="0"/>
        <w:rPr>
          <w:rFonts w:asciiTheme="minorHAnsi" w:eastAsiaTheme="minorEastAsia" w:hAnsiTheme="minorHAnsi"/>
          <w:sz w:val="22"/>
          <w:szCs w:val="22"/>
        </w:rPr>
      </w:pPr>
    </w:p>
    <w:p w14:paraId="7321A329" w14:textId="22898019" w:rsidR="002715ED" w:rsidRPr="0048560C" w:rsidRDefault="006C2302" w:rsidP="001F25A7">
      <w:pPr>
        <w:pStyle w:val="11"/>
        <w:ind w:left="0" w:firstLine="0"/>
        <w:rPr>
          <w:rFonts w:asciiTheme="minorHAnsi" w:hAnsiTheme="minorHAnsi"/>
        </w:rPr>
      </w:pPr>
      <w:bookmarkStart w:id="43" w:name="_利用者とのライセンス契約"/>
      <w:bookmarkStart w:id="44" w:name="_Toc94690490"/>
      <w:bookmarkStart w:id="45" w:name="_Toc128149657"/>
      <w:bookmarkStart w:id="46" w:name="_Ref91591286"/>
      <w:bookmarkEnd w:id="43"/>
      <w:r w:rsidRPr="0048560C">
        <w:rPr>
          <w:rFonts w:asciiTheme="minorHAnsi" w:hAnsiTheme="minorHAnsi"/>
        </w:rPr>
        <w:t>問合せ方法</w:t>
      </w:r>
      <w:bookmarkEnd w:id="44"/>
      <w:bookmarkEnd w:id="45"/>
    </w:p>
    <w:bookmarkEnd w:id="46"/>
    <w:p w14:paraId="6FB504CA" w14:textId="57709DE0" w:rsidR="00126DBD" w:rsidRDefault="00B55F87" w:rsidP="00240954">
      <w:pPr>
        <w:pStyle w:val="afffffff9"/>
        <w:ind w:firstLineChars="129" w:firstLine="284"/>
      </w:pPr>
      <w:r w:rsidRPr="00A84C8C">
        <w:t>「富岳」</w:t>
      </w:r>
      <w:r w:rsidRPr="00A84C8C">
        <w:rPr>
          <w:rFonts w:hint="eastAsia"/>
        </w:rPr>
        <w:t>固有の</w:t>
      </w:r>
      <w:r>
        <w:rPr>
          <w:rFonts w:hint="eastAsia"/>
        </w:rPr>
        <w:t>内容については</w:t>
      </w:r>
      <w:r w:rsidR="00E906CD" w:rsidRPr="00BE5553">
        <w:rPr>
          <w:rFonts w:hint="eastAsia"/>
        </w:rPr>
        <w:t>富岳サポートサイト</w:t>
      </w:r>
      <w:r w:rsidR="00E906CD">
        <w:t xml:space="preserve"> (</w:t>
      </w:r>
      <w:hyperlink r:id="rId20" w:history="1">
        <w:r w:rsidR="00E906CD" w:rsidRPr="00BE5553">
          <w:rPr>
            <w:rStyle w:val="affffff3"/>
            <w:rFonts w:hint="eastAsia"/>
          </w:rPr>
          <w:t>https://fugaku.zendesk.com/hc/ja/requests/new</w:t>
        </w:r>
      </w:hyperlink>
      <w:r w:rsidR="00E906CD">
        <w:t xml:space="preserve">) </w:t>
      </w:r>
      <w:r w:rsidRPr="00A84C8C">
        <w:t>に</w:t>
      </w:r>
      <w:r w:rsidRPr="00A84C8C">
        <w:rPr>
          <w:rFonts w:hint="eastAsia"/>
        </w:rPr>
        <w:t>お問合せください</w:t>
      </w:r>
      <w:r w:rsidRPr="00A84C8C">
        <w:t>。</w:t>
      </w:r>
    </w:p>
    <w:p w14:paraId="3798B57A" w14:textId="793B36DF" w:rsidR="00240954" w:rsidRDefault="00032AD0" w:rsidP="00240954">
      <w:pPr>
        <w:pStyle w:val="afffffff9"/>
        <w:ind w:firstLineChars="129" w:firstLine="284"/>
      </w:pPr>
      <w:r w:rsidRPr="00A84C8C">
        <w:t>CONVERGE</w:t>
      </w:r>
      <w:r w:rsidRPr="00A84C8C">
        <w:t>に関する</w:t>
      </w:r>
      <w:r w:rsidRPr="00A84C8C">
        <w:rPr>
          <w:rFonts w:hint="eastAsia"/>
        </w:rPr>
        <w:t>一般的な</w:t>
      </w:r>
      <w:r w:rsidR="008602AB">
        <w:rPr>
          <w:rFonts w:hint="eastAsia"/>
        </w:rPr>
        <w:t>内容</w:t>
      </w:r>
      <w:r w:rsidRPr="00A84C8C">
        <w:rPr>
          <w:rFonts w:hint="eastAsia"/>
        </w:rPr>
        <w:t>については</w:t>
      </w:r>
      <w:r w:rsidR="00765727" w:rsidRPr="00A84C8C">
        <w:rPr>
          <w:rFonts w:hint="eastAsia"/>
        </w:rPr>
        <w:t>ライセンス</w:t>
      </w:r>
      <w:r w:rsidR="008602AB">
        <w:rPr>
          <w:rFonts w:hint="eastAsia"/>
        </w:rPr>
        <w:t>締結</w:t>
      </w:r>
      <w:r w:rsidR="00765727" w:rsidRPr="00A84C8C">
        <w:rPr>
          <w:rFonts w:hint="eastAsia"/>
        </w:rPr>
        <w:t>先にお問合せください。</w:t>
      </w:r>
    </w:p>
    <w:p w14:paraId="3C1DE2B6" w14:textId="77777777" w:rsidR="000F49CC" w:rsidRPr="00F87E95" w:rsidRDefault="000F49CC" w:rsidP="000F49CC">
      <w:pPr>
        <w:pStyle w:val="20"/>
        <w:ind w:left="567"/>
        <w:jc w:val="left"/>
        <w:rPr>
          <w:ins w:id="47" w:author="Honda, Yusuke/本多 祐介" w:date="2023-02-24T16:43:00Z"/>
          <w:rFonts w:asciiTheme="minorHAnsi" w:hAnsiTheme="minorHAnsi"/>
          <w:szCs w:val="28"/>
        </w:rPr>
      </w:pPr>
      <w:bookmarkStart w:id="48" w:name="_Toc127892212"/>
      <w:bookmarkStart w:id="49" w:name="_Toc128149658"/>
      <w:ins w:id="50" w:author="Honda, Yusuke/本多 祐介" w:date="2023-02-24T16:43:00Z">
        <w:r>
          <w:rPr>
            <w:rFonts w:asciiTheme="minorHAnsi" w:hAnsiTheme="minorHAnsi" w:hint="eastAsia"/>
            <w:bCs/>
            <w:szCs w:val="28"/>
          </w:rPr>
          <w:t>試行利用中の問合せについて</w:t>
        </w:r>
        <w:bookmarkEnd w:id="48"/>
        <w:bookmarkEnd w:id="49"/>
      </w:ins>
    </w:p>
    <w:p w14:paraId="618F3981" w14:textId="602D6707" w:rsidR="000F49CC" w:rsidRDefault="000F49CC" w:rsidP="000F49CC">
      <w:pPr>
        <w:pStyle w:val="afffffff9"/>
        <w:ind w:firstLineChars="129" w:firstLine="284"/>
        <w:rPr>
          <w:ins w:id="51" w:author="Honda, Yusuke/本多 祐介" w:date="2023-02-24T16:43:00Z"/>
        </w:rPr>
      </w:pPr>
      <w:ins w:id="52" w:author="Honda, Yusuke/本多 祐介" w:date="2023-02-24T16:43:00Z">
        <w:r w:rsidRPr="005E30C1">
          <w:rPr>
            <w:rFonts w:hint="eastAsia"/>
          </w:rPr>
          <w:t>試行利用</w:t>
        </w:r>
        <w:r>
          <w:rPr>
            <w:rFonts w:hint="eastAsia"/>
          </w:rPr>
          <w:t>の場合、</w:t>
        </w:r>
        <w:r w:rsidRPr="00E17FC5">
          <w:rPr>
            <w:rFonts w:hint="eastAsia"/>
          </w:rPr>
          <w:t>問合せ内容に関わらず</w:t>
        </w:r>
        <w:r w:rsidRPr="00BE5553">
          <w:rPr>
            <w:rFonts w:hint="eastAsia"/>
          </w:rPr>
          <w:t>富岳サポートサイト</w:t>
        </w:r>
        <w:r>
          <w:t xml:space="preserve"> (</w:t>
        </w:r>
        <w:r>
          <w:fldChar w:fldCharType="begin"/>
        </w:r>
        <w:r>
          <w:instrText xml:space="preserve"> HYPERLINK "https://fugaku.zendesk.com/hc/ja/requests/new" </w:instrText>
        </w:r>
        <w:r>
          <w:fldChar w:fldCharType="separate"/>
        </w:r>
        <w:r w:rsidRPr="00BE5553">
          <w:rPr>
            <w:rStyle w:val="affffff3"/>
            <w:rFonts w:hint="eastAsia"/>
          </w:rPr>
          <w:t>https://fugaku.zendesk.com/hc/ja/requests/new</w:t>
        </w:r>
        <w:r>
          <w:rPr>
            <w:rStyle w:val="affffff3"/>
          </w:rPr>
          <w:fldChar w:fldCharType="end"/>
        </w:r>
        <w:r>
          <w:t xml:space="preserve">) </w:t>
        </w:r>
        <w:r w:rsidRPr="00A84C8C">
          <w:t>に</w:t>
        </w:r>
        <w:r w:rsidRPr="00A84C8C">
          <w:rPr>
            <w:rFonts w:hint="eastAsia"/>
          </w:rPr>
          <w:t>お問合せください</w:t>
        </w:r>
        <w:r w:rsidRPr="00A84C8C">
          <w:t>。</w:t>
        </w:r>
        <w:r>
          <w:rPr>
            <w:rFonts w:hint="eastAsia"/>
          </w:rPr>
          <w:t>お問合せの際は、問合せ本文に試行利用である旨を記載してください。</w:t>
        </w:r>
      </w:ins>
    </w:p>
    <w:p w14:paraId="4E9DFE73" w14:textId="77777777" w:rsidR="000F49CC" w:rsidRDefault="000F49CC" w:rsidP="000F49CC">
      <w:pPr>
        <w:pStyle w:val="afffffff9"/>
        <w:ind w:firstLineChars="129" w:firstLine="284"/>
        <w:rPr>
          <w:ins w:id="53" w:author="Honda, Yusuke/本多 祐介" w:date="2023-02-24T16:43:00Z"/>
        </w:rPr>
      </w:pPr>
      <w:ins w:id="54" w:author="Honda, Yusuke/本多 祐介" w:date="2023-02-24T16:43:00Z">
        <w:r>
          <w:rPr>
            <w:rFonts w:hint="eastAsia"/>
          </w:rPr>
          <w:t>なお、問合せ対応に関して、</w:t>
        </w:r>
        <w:r w:rsidRPr="00E17FC5">
          <w:rPr>
            <w:rFonts w:hint="eastAsia"/>
          </w:rPr>
          <w:t>以下の注意事項があります</w:t>
        </w:r>
        <w:r>
          <w:rPr>
            <w:rFonts w:hint="eastAsia"/>
          </w:rPr>
          <w:t>のでご了承ください</w:t>
        </w:r>
        <w:r w:rsidRPr="00E17FC5">
          <w:rPr>
            <w:rFonts w:hint="eastAsia"/>
          </w:rPr>
          <w:t>。</w:t>
        </w:r>
        <w:bookmarkStart w:id="55" w:name="_問合せ方法（商用アプリケーションの試行利用時）"/>
        <w:bookmarkEnd w:id="55"/>
      </w:ins>
    </w:p>
    <w:p w14:paraId="0E255AA5" w14:textId="77777777" w:rsidR="002832C0" w:rsidRPr="005E30C1" w:rsidRDefault="002832C0" w:rsidP="002832C0">
      <w:pPr>
        <w:pStyle w:val="afffffff9"/>
        <w:numPr>
          <w:ilvl w:val="0"/>
          <w:numId w:val="35"/>
        </w:numPr>
        <w:ind w:firstLineChars="0"/>
        <w:rPr>
          <w:ins w:id="56" w:author="Honda, Yusuke/本多 祐介" w:date="2023-03-01T13:48:00Z"/>
        </w:rPr>
      </w:pPr>
      <w:commentRangeStart w:id="57"/>
      <w:ins w:id="58" w:author="Honda, Yusuke/本多 祐介" w:date="2023-03-01T13:48:00Z">
        <w:r w:rsidRPr="005948E4">
          <w:rPr>
            <w:rFonts w:hint="eastAsia"/>
          </w:rPr>
          <w:t>商用アプリケーションの動作に関するお問合せの受付は、新規・継続問合せに関わらず試行利用期間内に限定させていただきます</w:t>
        </w:r>
        <w:commentRangeEnd w:id="57"/>
        <w:r>
          <w:rPr>
            <w:rStyle w:val="afffe"/>
            <w:rFonts w:ascii="Arial" w:eastAsia="HG丸ｺﾞｼｯｸM-PRO" w:hAnsi="Arial" w:cs="Times New Roman"/>
            <w:kern w:val="20"/>
            <w:szCs w:val="20"/>
          </w:rPr>
          <w:commentReference w:id="57"/>
        </w:r>
      </w:ins>
    </w:p>
    <w:p w14:paraId="5065E42B" w14:textId="77777777" w:rsidR="000F49CC" w:rsidRPr="00E75192" w:rsidRDefault="000F49CC" w:rsidP="000F49CC">
      <w:pPr>
        <w:pStyle w:val="afffffff9"/>
        <w:numPr>
          <w:ilvl w:val="0"/>
          <w:numId w:val="35"/>
        </w:numPr>
        <w:ind w:firstLineChars="0"/>
        <w:rPr>
          <w:ins w:id="59" w:author="Honda, Yusuke/本多 祐介" w:date="2023-02-24T16:43:00Z"/>
        </w:rPr>
      </w:pPr>
      <w:ins w:id="60" w:author="Honda, Yusuke/本多 祐介" w:date="2023-02-24T16:43:00Z">
        <w:r w:rsidRPr="007A155A">
          <w:rPr>
            <w:rFonts w:hint="eastAsia"/>
          </w:rPr>
          <w:t>問合せには順次回答しますが、回答が</w:t>
        </w:r>
        <w:r w:rsidRPr="00E75192">
          <w:rPr>
            <w:rFonts w:hint="eastAsia"/>
          </w:rPr>
          <w:t>試行利用期間</w:t>
        </w:r>
        <w:r w:rsidRPr="007A155A">
          <w:rPr>
            <w:rFonts w:hint="eastAsia"/>
          </w:rPr>
          <w:t>終了後になる可能性が</w:t>
        </w:r>
        <w:r w:rsidRPr="00E75192">
          <w:rPr>
            <w:rFonts w:hint="eastAsia"/>
          </w:rPr>
          <w:t>あります</w:t>
        </w:r>
      </w:ins>
    </w:p>
    <w:p w14:paraId="342176D1" w14:textId="7876E27B" w:rsidR="002715ED" w:rsidRPr="007B530A" w:rsidRDefault="002715ED" w:rsidP="00A84C8C">
      <w:pPr>
        <w:pStyle w:val="afffffff9"/>
        <w:ind w:left="220" w:firstLineChars="0" w:firstLine="0"/>
        <w:rPr>
          <w:strike/>
        </w:rPr>
      </w:pPr>
    </w:p>
    <w:sectPr w:rsidR="002715ED" w:rsidRPr="007B530A" w:rsidSect="00DF4FCA">
      <w:footerReference w:type="default" r:id="rId25"/>
      <w:type w:val="continuous"/>
      <w:pgSz w:w="11906" w:h="16838" w:code="9"/>
      <w:pgMar w:top="1701" w:right="1418" w:bottom="1418" w:left="1418" w:header="851" w:footer="992" w:gutter="0"/>
      <w:pgNumType w:start="0"/>
      <w:cols w:space="425"/>
      <w:docGrid w:type="lines" w:linePitch="34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7" w:author="Honda, Yusuke/本多 祐介" w:date="2023-03-01T13:29:00Z" w:initials="HY祐">
    <w:p w14:paraId="4A131680" w14:textId="77777777" w:rsidR="002832C0" w:rsidRDefault="002832C0" w:rsidP="002832C0">
      <w:pPr>
        <w:pStyle w:val="affff"/>
      </w:pPr>
      <w:r>
        <w:rPr>
          <w:rStyle w:val="afffe"/>
        </w:rPr>
        <w:annotationRef/>
      </w:r>
      <w:r>
        <w:rPr>
          <w:rFonts w:hint="eastAsia"/>
        </w:rPr>
        <w:t>指摘反映：説明文の見直し。</w:t>
      </w:r>
    </w:p>
    <w:p w14:paraId="59530CEE" w14:textId="77777777" w:rsidR="002832C0" w:rsidRDefault="002832C0" w:rsidP="002832C0">
      <w:pPr>
        <w:pStyle w:val="affff"/>
      </w:pPr>
      <w:r>
        <w:rPr>
          <w:rFonts w:hint="eastAsia"/>
        </w:rPr>
        <w:t>修正前：</w:t>
      </w:r>
      <w:r>
        <w:t></w:t>
      </w:r>
      <w:r>
        <w:tab/>
      </w:r>
      <w:r>
        <w:rPr>
          <w:rFonts w:hint="eastAsia"/>
        </w:rPr>
        <w:t>商用アプリケーションの動作に関するお問合せの受付は、試行利用期間内に限定させていただきます。なお、試行利用期間内に問題が解決しなかった場合、対応を打ち切らせていただく可能性があります</w:t>
      </w:r>
    </w:p>
    <w:p w14:paraId="6223FDE5" w14:textId="77777777" w:rsidR="002832C0" w:rsidRDefault="002832C0" w:rsidP="002832C0">
      <w:pPr>
        <w:pStyle w:val="affff"/>
      </w:pPr>
      <w:r>
        <w:rPr>
          <w:rFonts w:hint="eastAsia"/>
        </w:rPr>
        <w:t>修正後：</w:t>
      </w:r>
      <w:r>
        <w:t></w:t>
      </w:r>
      <w:r>
        <w:tab/>
      </w:r>
      <w:r>
        <w:rPr>
          <w:rFonts w:hint="eastAsia"/>
        </w:rPr>
        <w:t>商用アプリケーションの動作に関するお問合せの受付は、新規・継続問合せに関わらず試行利用期間内に限定させていただきます。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23FD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9D1D4" w16cex:dateUtc="2023-03-01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23FDE5" w16cid:durableId="27A9D1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4A8CD" w14:textId="77777777" w:rsidR="00E81E07" w:rsidRDefault="00E81E07" w:rsidP="00185185">
      <w:pPr>
        <w:spacing w:line="240" w:lineRule="auto"/>
      </w:pPr>
      <w:r>
        <w:separator/>
      </w:r>
    </w:p>
  </w:endnote>
  <w:endnote w:type="continuationSeparator" w:id="0">
    <w:p w14:paraId="6C62CB14" w14:textId="77777777" w:rsidR="00E81E07" w:rsidRDefault="00E81E07" w:rsidP="00185185">
      <w:pPr>
        <w:spacing w:line="240" w:lineRule="auto"/>
      </w:pPr>
      <w:r>
        <w:continuationSeparator/>
      </w:r>
    </w:p>
  </w:endnote>
  <w:endnote w:type="continuationNotice" w:id="1">
    <w:p w14:paraId="4BD1AF04" w14:textId="77777777" w:rsidR="00E81E07" w:rsidRDefault="00E81E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HGｺﾞｼｯｸ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3"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0"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C4358" id="Line 21"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4422E"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A989F" w14:textId="77777777" w:rsidR="00E81E07" w:rsidRDefault="00E81E07" w:rsidP="00185185">
      <w:pPr>
        <w:spacing w:line="240" w:lineRule="auto"/>
      </w:pPr>
      <w:r>
        <w:separator/>
      </w:r>
    </w:p>
  </w:footnote>
  <w:footnote w:type="continuationSeparator" w:id="0">
    <w:p w14:paraId="5DE319AA" w14:textId="77777777" w:rsidR="00E81E07" w:rsidRDefault="00E81E07" w:rsidP="00185185">
      <w:pPr>
        <w:spacing w:line="240" w:lineRule="auto"/>
      </w:pPr>
      <w:r>
        <w:continuationSeparator/>
      </w:r>
    </w:p>
  </w:footnote>
  <w:footnote w:type="continuationNotice" w:id="1">
    <w:p w14:paraId="30B820A9" w14:textId="77777777" w:rsidR="00E81E07" w:rsidRDefault="00E81E0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AAB9D" id="Line 10" o:spid="_x0000_s1026" style="position:absolute;left:0;text-align:lef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5824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EB0199" id="Line 19" o:spid="_x0000_s1026" style="position:absolute;left:0;text-align:lef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B425062"/>
    <w:multiLevelType w:val="hybridMultilevel"/>
    <w:tmpl w:val="05C6FF82"/>
    <w:lvl w:ilvl="0" w:tplc="04090001">
      <w:start w:val="1"/>
      <w:numFmt w:val="bullet"/>
      <w:lvlText w:val=""/>
      <w:lvlJc w:val="left"/>
      <w:pPr>
        <w:ind w:left="987" w:hanging="420"/>
      </w:pPr>
      <w:rPr>
        <w:rFonts w:ascii="Wingdings" w:hAnsi="Wingdings" w:hint="default"/>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15"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6"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9"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0"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3"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4"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5"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2835"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453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1CD214B4"/>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abstractNumId w:val="11"/>
  </w:num>
  <w:num w:numId="2">
    <w:abstractNumId w:val="28"/>
  </w:num>
  <w:num w:numId="3">
    <w:abstractNumId w:val="26"/>
  </w:num>
  <w:num w:numId="4">
    <w:abstractNumId w:val="22"/>
  </w:num>
  <w:num w:numId="5">
    <w:abstractNumId w:val="21"/>
  </w:num>
  <w:num w:numId="6">
    <w:abstractNumId w:val="4"/>
  </w:num>
  <w:num w:numId="7">
    <w:abstractNumId w:val="30"/>
  </w:num>
  <w:num w:numId="8">
    <w:abstractNumId w:val="33"/>
  </w:num>
  <w:num w:numId="9">
    <w:abstractNumId w:val="0"/>
  </w:num>
  <w:num w:numId="10">
    <w:abstractNumId w:val="18"/>
  </w:num>
  <w:num w:numId="11">
    <w:abstractNumId w:val="8"/>
  </w:num>
  <w:num w:numId="12">
    <w:abstractNumId w:val="15"/>
  </w:num>
  <w:num w:numId="13">
    <w:abstractNumId w:val="16"/>
  </w:num>
  <w:num w:numId="14">
    <w:abstractNumId w:val="40"/>
  </w:num>
  <w:num w:numId="15">
    <w:abstractNumId w:val="29"/>
  </w:num>
  <w:num w:numId="16">
    <w:abstractNumId w:val="41"/>
  </w:num>
  <w:num w:numId="17">
    <w:abstractNumId w:val="23"/>
  </w:num>
  <w:num w:numId="18">
    <w:abstractNumId w:val="10"/>
  </w:num>
  <w:num w:numId="19">
    <w:abstractNumId w:val="37"/>
  </w:num>
  <w:num w:numId="20">
    <w:abstractNumId w:val="5"/>
  </w:num>
  <w:num w:numId="21">
    <w:abstractNumId w:val="1"/>
  </w:num>
  <w:num w:numId="22">
    <w:abstractNumId w:val="19"/>
  </w:num>
  <w:num w:numId="23">
    <w:abstractNumId w:val="25"/>
  </w:num>
  <w:num w:numId="24">
    <w:abstractNumId w:val="24"/>
  </w:num>
  <w:num w:numId="25">
    <w:abstractNumId w:val="3"/>
  </w:num>
  <w:num w:numId="26">
    <w:abstractNumId w:val="13"/>
  </w:num>
  <w:num w:numId="27">
    <w:abstractNumId w:val="38"/>
  </w:num>
  <w:num w:numId="28">
    <w:abstractNumId w:val="7"/>
  </w:num>
  <w:num w:numId="29">
    <w:abstractNumId w:val="32"/>
  </w:num>
  <w:num w:numId="30">
    <w:abstractNumId w:val="9"/>
  </w:num>
  <w:num w:numId="31">
    <w:abstractNumId w:val="27"/>
  </w:num>
  <w:num w:numId="32">
    <w:abstractNumId w:val="6"/>
  </w:num>
  <w:num w:numId="33">
    <w:abstractNumId w:val="39"/>
  </w:num>
  <w:num w:numId="34">
    <w:abstractNumId w:val="35"/>
  </w:num>
  <w:num w:numId="35">
    <w:abstractNumId w:val="17"/>
  </w:num>
  <w:num w:numId="36">
    <w:abstractNumId w:val="31"/>
  </w:num>
  <w:num w:numId="37">
    <w:abstractNumId w:val="2"/>
  </w:num>
  <w:num w:numId="38">
    <w:abstractNumId w:val="12"/>
  </w:num>
  <w:num w:numId="39">
    <w:abstractNumId w:val="20"/>
  </w:num>
  <w:num w:numId="40">
    <w:abstractNumId w:val="34"/>
  </w:num>
  <w:num w:numId="41">
    <w:abstractNumId w:val="36"/>
  </w:num>
  <w:num w:numId="42">
    <w:abstractNumId w:val="42"/>
  </w:num>
  <w:num w:numId="43">
    <w:abstractNumId w:val="34"/>
  </w:num>
  <w:num w:numId="44">
    <w:abstractNumId w:val="1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tagiri, Sadanori/小田切 貞憲">
    <w15:presenceInfo w15:providerId="AD" w15:userId="S::otagiri.sadanor@jp.fujitsu.com::d9f39bed-58c8-4b5e-a746-d53baa8c0786"/>
  </w15:person>
  <w15:person w15:author="Honda, Yusuke/本多 祐介">
    <w15:presenceInfo w15:providerId="AD" w15:userId="S::fj5675ei@aa.jp.fujitsu.com::78863e4e-d3b3-4b4c-9f2d-45ee9d066f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bordersDoNotSurroundHeader/>
  <w:bordersDoNotSurroundFooter/>
  <w:hideSpellingErrors/>
  <w:hideGrammaticalErrors/>
  <w:activeWritingStyle w:appName="MSWord" w:lang="ja-JP" w:vendorID="64" w:dllVersion="0" w:nlCheck="1" w:checkStyle="1"/>
  <w:activeWritingStyle w:appName="MSWord" w:lang="en-US" w:vendorID="64" w:dllVersion="0" w:nlCheck="1" w:checkStyle="0"/>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170F"/>
    <w:rsid w:val="0000196F"/>
    <w:rsid w:val="00001C29"/>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193"/>
    <w:rsid w:val="00012277"/>
    <w:rsid w:val="00012536"/>
    <w:rsid w:val="0001265F"/>
    <w:rsid w:val="00012691"/>
    <w:rsid w:val="00012AE8"/>
    <w:rsid w:val="00012AF0"/>
    <w:rsid w:val="00013428"/>
    <w:rsid w:val="00013724"/>
    <w:rsid w:val="00013D73"/>
    <w:rsid w:val="00014123"/>
    <w:rsid w:val="00014377"/>
    <w:rsid w:val="00014851"/>
    <w:rsid w:val="00014CB5"/>
    <w:rsid w:val="00014DF3"/>
    <w:rsid w:val="000159F9"/>
    <w:rsid w:val="00015ABF"/>
    <w:rsid w:val="000162B6"/>
    <w:rsid w:val="00016930"/>
    <w:rsid w:val="00016B62"/>
    <w:rsid w:val="00016CA5"/>
    <w:rsid w:val="00017642"/>
    <w:rsid w:val="000200D1"/>
    <w:rsid w:val="0002020D"/>
    <w:rsid w:val="0002055D"/>
    <w:rsid w:val="0002087D"/>
    <w:rsid w:val="00020881"/>
    <w:rsid w:val="000211A2"/>
    <w:rsid w:val="00021626"/>
    <w:rsid w:val="00021688"/>
    <w:rsid w:val="0002191D"/>
    <w:rsid w:val="0002199D"/>
    <w:rsid w:val="00021EF8"/>
    <w:rsid w:val="00022374"/>
    <w:rsid w:val="00022823"/>
    <w:rsid w:val="00022FC6"/>
    <w:rsid w:val="000232D1"/>
    <w:rsid w:val="000238CC"/>
    <w:rsid w:val="00023DE3"/>
    <w:rsid w:val="00023EF0"/>
    <w:rsid w:val="0002458A"/>
    <w:rsid w:val="0002489E"/>
    <w:rsid w:val="00024915"/>
    <w:rsid w:val="00024A8F"/>
    <w:rsid w:val="00024BBD"/>
    <w:rsid w:val="00024D92"/>
    <w:rsid w:val="00024DAE"/>
    <w:rsid w:val="00025260"/>
    <w:rsid w:val="000256D2"/>
    <w:rsid w:val="00025915"/>
    <w:rsid w:val="00025B2A"/>
    <w:rsid w:val="00026662"/>
    <w:rsid w:val="00026D1D"/>
    <w:rsid w:val="0002719D"/>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3F6C"/>
    <w:rsid w:val="000340E7"/>
    <w:rsid w:val="00034277"/>
    <w:rsid w:val="00035BDF"/>
    <w:rsid w:val="00035CD8"/>
    <w:rsid w:val="0003667B"/>
    <w:rsid w:val="00036F0C"/>
    <w:rsid w:val="00036F98"/>
    <w:rsid w:val="00037BBB"/>
    <w:rsid w:val="00037C05"/>
    <w:rsid w:val="00037FF6"/>
    <w:rsid w:val="000403E6"/>
    <w:rsid w:val="000405E3"/>
    <w:rsid w:val="00040A7E"/>
    <w:rsid w:val="00040B95"/>
    <w:rsid w:val="0004139F"/>
    <w:rsid w:val="000413AC"/>
    <w:rsid w:val="000414B5"/>
    <w:rsid w:val="00041D9D"/>
    <w:rsid w:val="00042139"/>
    <w:rsid w:val="000423B4"/>
    <w:rsid w:val="00042725"/>
    <w:rsid w:val="00042BEA"/>
    <w:rsid w:val="00043099"/>
    <w:rsid w:val="00043A95"/>
    <w:rsid w:val="00043EC5"/>
    <w:rsid w:val="00044210"/>
    <w:rsid w:val="00044998"/>
    <w:rsid w:val="00044B46"/>
    <w:rsid w:val="00045A76"/>
    <w:rsid w:val="00045BC3"/>
    <w:rsid w:val="00045D92"/>
    <w:rsid w:val="00045E67"/>
    <w:rsid w:val="00045F7F"/>
    <w:rsid w:val="0004675F"/>
    <w:rsid w:val="00046987"/>
    <w:rsid w:val="00046B02"/>
    <w:rsid w:val="00046B1B"/>
    <w:rsid w:val="000474A5"/>
    <w:rsid w:val="00047655"/>
    <w:rsid w:val="000477A3"/>
    <w:rsid w:val="00047C84"/>
    <w:rsid w:val="00047C8C"/>
    <w:rsid w:val="00050794"/>
    <w:rsid w:val="00050DC7"/>
    <w:rsid w:val="00050F2E"/>
    <w:rsid w:val="000510EA"/>
    <w:rsid w:val="00051270"/>
    <w:rsid w:val="000514DF"/>
    <w:rsid w:val="0005185A"/>
    <w:rsid w:val="000519FB"/>
    <w:rsid w:val="00051BBF"/>
    <w:rsid w:val="00052711"/>
    <w:rsid w:val="000530BD"/>
    <w:rsid w:val="000533CC"/>
    <w:rsid w:val="00053E8A"/>
    <w:rsid w:val="000543B8"/>
    <w:rsid w:val="000544D0"/>
    <w:rsid w:val="000545DE"/>
    <w:rsid w:val="0005476C"/>
    <w:rsid w:val="00054A30"/>
    <w:rsid w:val="00054A33"/>
    <w:rsid w:val="0005566A"/>
    <w:rsid w:val="00055707"/>
    <w:rsid w:val="00055C1B"/>
    <w:rsid w:val="00056215"/>
    <w:rsid w:val="0005673D"/>
    <w:rsid w:val="00056D2E"/>
    <w:rsid w:val="00056F6A"/>
    <w:rsid w:val="00056F8A"/>
    <w:rsid w:val="0005702B"/>
    <w:rsid w:val="00057427"/>
    <w:rsid w:val="00060123"/>
    <w:rsid w:val="000602DF"/>
    <w:rsid w:val="00060513"/>
    <w:rsid w:val="00060F7C"/>
    <w:rsid w:val="00060FF4"/>
    <w:rsid w:val="00061311"/>
    <w:rsid w:val="000614AB"/>
    <w:rsid w:val="00061C7D"/>
    <w:rsid w:val="00061D33"/>
    <w:rsid w:val="00061DA2"/>
    <w:rsid w:val="00061F9A"/>
    <w:rsid w:val="00061FD1"/>
    <w:rsid w:val="000620E7"/>
    <w:rsid w:val="000622EF"/>
    <w:rsid w:val="00062C41"/>
    <w:rsid w:val="00063316"/>
    <w:rsid w:val="00063898"/>
    <w:rsid w:val="00063CE0"/>
    <w:rsid w:val="000640A5"/>
    <w:rsid w:val="000640F1"/>
    <w:rsid w:val="0006415D"/>
    <w:rsid w:val="00064227"/>
    <w:rsid w:val="00064B30"/>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4E6"/>
    <w:rsid w:val="000708AE"/>
    <w:rsid w:val="00070AEE"/>
    <w:rsid w:val="00070C89"/>
    <w:rsid w:val="000713F6"/>
    <w:rsid w:val="0007194C"/>
    <w:rsid w:val="00071B82"/>
    <w:rsid w:val="00071F65"/>
    <w:rsid w:val="00072741"/>
    <w:rsid w:val="00072AD3"/>
    <w:rsid w:val="00072BC0"/>
    <w:rsid w:val="00072F3F"/>
    <w:rsid w:val="00073390"/>
    <w:rsid w:val="00073B6D"/>
    <w:rsid w:val="00074528"/>
    <w:rsid w:val="00074573"/>
    <w:rsid w:val="000748E6"/>
    <w:rsid w:val="00075457"/>
    <w:rsid w:val="000759E5"/>
    <w:rsid w:val="00075A9B"/>
    <w:rsid w:val="00075ED8"/>
    <w:rsid w:val="000760EC"/>
    <w:rsid w:val="00076D6D"/>
    <w:rsid w:val="00077A16"/>
    <w:rsid w:val="00077D1D"/>
    <w:rsid w:val="0008092F"/>
    <w:rsid w:val="0008196D"/>
    <w:rsid w:val="0008237D"/>
    <w:rsid w:val="00082384"/>
    <w:rsid w:val="0008290B"/>
    <w:rsid w:val="00082A27"/>
    <w:rsid w:val="00082D74"/>
    <w:rsid w:val="000830FB"/>
    <w:rsid w:val="00083864"/>
    <w:rsid w:val="00083D87"/>
    <w:rsid w:val="00083DE8"/>
    <w:rsid w:val="00084B24"/>
    <w:rsid w:val="00085008"/>
    <w:rsid w:val="00085399"/>
    <w:rsid w:val="00085740"/>
    <w:rsid w:val="00085A63"/>
    <w:rsid w:val="00085BD5"/>
    <w:rsid w:val="00085D56"/>
    <w:rsid w:val="00085E67"/>
    <w:rsid w:val="00087958"/>
    <w:rsid w:val="000901FB"/>
    <w:rsid w:val="00090366"/>
    <w:rsid w:val="00090D38"/>
    <w:rsid w:val="000914EE"/>
    <w:rsid w:val="000915EE"/>
    <w:rsid w:val="0009175B"/>
    <w:rsid w:val="00092483"/>
    <w:rsid w:val="0009251A"/>
    <w:rsid w:val="000925B5"/>
    <w:rsid w:val="000925D7"/>
    <w:rsid w:val="00092783"/>
    <w:rsid w:val="000927BD"/>
    <w:rsid w:val="00092944"/>
    <w:rsid w:val="000940C0"/>
    <w:rsid w:val="00094296"/>
    <w:rsid w:val="00094789"/>
    <w:rsid w:val="000947F7"/>
    <w:rsid w:val="00094A80"/>
    <w:rsid w:val="00094B98"/>
    <w:rsid w:val="0009503B"/>
    <w:rsid w:val="000953C1"/>
    <w:rsid w:val="00095444"/>
    <w:rsid w:val="00095FC9"/>
    <w:rsid w:val="000967EA"/>
    <w:rsid w:val="000968D9"/>
    <w:rsid w:val="00096B34"/>
    <w:rsid w:val="00097060"/>
    <w:rsid w:val="000972E9"/>
    <w:rsid w:val="000978A7"/>
    <w:rsid w:val="00097F4C"/>
    <w:rsid w:val="000A041C"/>
    <w:rsid w:val="000A048D"/>
    <w:rsid w:val="000A0642"/>
    <w:rsid w:val="000A116F"/>
    <w:rsid w:val="000A1267"/>
    <w:rsid w:val="000A1321"/>
    <w:rsid w:val="000A1954"/>
    <w:rsid w:val="000A225C"/>
    <w:rsid w:val="000A22C2"/>
    <w:rsid w:val="000A31A5"/>
    <w:rsid w:val="000A325A"/>
    <w:rsid w:val="000A3385"/>
    <w:rsid w:val="000A3432"/>
    <w:rsid w:val="000A3486"/>
    <w:rsid w:val="000A3B1A"/>
    <w:rsid w:val="000A42DA"/>
    <w:rsid w:val="000A4754"/>
    <w:rsid w:val="000A48C5"/>
    <w:rsid w:val="000A4CAB"/>
    <w:rsid w:val="000A4D9C"/>
    <w:rsid w:val="000A5118"/>
    <w:rsid w:val="000A588F"/>
    <w:rsid w:val="000A63C3"/>
    <w:rsid w:val="000A657D"/>
    <w:rsid w:val="000A6BAC"/>
    <w:rsid w:val="000A6D26"/>
    <w:rsid w:val="000A6F6D"/>
    <w:rsid w:val="000A72E0"/>
    <w:rsid w:val="000B04FF"/>
    <w:rsid w:val="000B0594"/>
    <w:rsid w:val="000B0734"/>
    <w:rsid w:val="000B078C"/>
    <w:rsid w:val="000B0963"/>
    <w:rsid w:val="000B14DE"/>
    <w:rsid w:val="000B167C"/>
    <w:rsid w:val="000B1A99"/>
    <w:rsid w:val="000B1B8A"/>
    <w:rsid w:val="000B21CF"/>
    <w:rsid w:val="000B25EB"/>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B7211"/>
    <w:rsid w:val="000B7CE1"/>
    <w:rsid w:val="000C06C2"/>
    <w:rsid w:val="000C0CB4"/>
    <w:rsid w:val="000C14D1"/>
    <w:rsid w:val="000C18E4"/>
    <w:rsid w:val="000C1AB7"/>
    <w:rsid w:val="000C1EC4"/>
    <w:rsid w:val="000C26C7"/>
    <w:rsid w:val="000C2FE7"/>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30"/>
    <w:rsid w:val="000D1972"/>
    <w:rsid w:val="000D1D45"/>
    <w:rsid w:val="000D1DC0"/>
    <w:rsid w:val="000D1E9B"/>
    <w:rsid w:val="000D20DE"/>
    <w:rsid w:val="000D232B"/>
    <w:rsid w:val="000D277E"/>
    <w:rsid w:val="000D29C1"/>
    <w:rsid w:val="000D2A4F"/>
    <w:rsid w:val="000D2CED"/>
    <w:rsid w:val="000D4110"/>
    <w:rsid w:val="000D432D"/>
    <w:rsid w:val="000D449B"/>
    <w:rsid w:val="000D4CA6"/>
    <w:rsid w:val="000D4E84"/>
    <w:rsid w:val="000D55D6"/>
    <w:rsid w:val="000D573C"/>
    <w:rsid w:val="000D5E3E"/>
    <w:rsid w:val="000D65CC"/>
    <w:rsid w:val="000D6EEB"/>
    <w:rsid w:val="000D726B"/>
    <w:rsid w:val="000D7775"/>
    <w:rsid w:val="000D7918"/>
    <w:rsid w:val="000D7A59"/>
    <w:rsid w:val="000D7B8F"/>
    <w:rsid w:val="000D7E27"/>
    <w:rsid w:val="000E03D7"/>
    <w:rsid w:val="000E0671"/>
    <w:rsid w:val="000E07B9"/>
    <w:rsid w:val="000E090D"/>
    <w:rsid w:val="000E0A23"/>
    <w:rsid w:val="000E106D"/>
    <w:rsid w:val="000E1E14"/>
    <w:rsid w:val="000E23AF"/>
    <w:rsid w:val="000E28C2"/>
    <w:rsid w:val="000E293C"/>
    <w:rsid w:val="000E2FF5"/>
    <w:rsid w:val="000E301D"/>
    <w:rsid w:val="000E34AF"/>
    <w:rsid w:val="000E3895"/>
    <w:rsid w:val="000E3F97"/>
    <w:rsid w:val="000E40D2"/>
    <w:rsid w:val="000E435C"/>
    <w:rsid w:val="000E4471"/>
    <w:rsid w:val="000E44DC"/>
    <w:rsid w:val="000E4502"/>
    <w:rsid w:val="000E4738"/>
    <w:rsid w:val="000E49F4"/>
    <w:rsid w:val="000E49F5"/>
    <w:rsid w:val="000E5019"/>
    <w:rsid w:val="000E5295"/>
    <w:rsid w:val="000E5897"/>
    <w:rsid w:val="000E5DA3"/>
    <w:rsid w:val="000E5F3E"/>
    <w:rsid w:val="000E69B3"/>
    <w:rsid w:val="000E6E21"/>
    <w:rsid w:val="000E6E62"/>
    <w:rsid w:val="000E7057"/>
    <w:rsid w:val="000E734D"/>
    <w:rsid w:val="000E75EE"/>
    <w:rsid w:val="000E76B2"/>
    <w:rsid w:val="000E776D"/>
    <w:rsid w:val="000F006B"/>
    <w:rsid w:val="000F04DC"/>
    <w:rsid w:val="000F0E7E"/>
    <w:rsid w:val="000F1B99"/>
    <w:rsid w:val="000F1E02"/>
    <w:rsid w:val="000F1F7D"/>
    <w:rsid w:val="000F2259"/>
    <w:rsid w:val="000F237E"/>
    <w:rsid w:val="000F2628"/>
    <w:rsid w:val="000F31F6"/>
    <w:rsid w:val="000F347B"/>
    <w:rsid w:val="000F3B9F"/>
    <w:rsid w:val="000F3C0A"/>
    <w:rsid w:val="000F3C24"/>
    <w:rsid w:val="000F414D"/>
    <w:rsid w:val="000F41BF"/>
    <w:rsid w:val="000F4263"/>
    <w:rsid w:val="000F47D6"/>
    <w:rsid w:val="000F49CC"/>
    <w:rsid w:val="000F5171"/>
    <w:rsid w:val="000F58B3"/>
    <w:rsid w:val="000F5F84"/>
    <w:rsid w:val="000F62B9"/>
    <w:rsid w:val="000F686F"/>
    <w:rsid w:val="000F68DD"/>
    <w:rsid w:val="000F6AB2"/>
    <w:rsid w:val="000F6FCB"/>
    <w:rsid w:val="000F712E"/>
    <w:rsid w:val="000F71D7"/>
    <w:rsid w:val="000F79C7"/>
    <w:rsid w:val="000F7D5E"/>
    <w:rsid w:val="0010010F"/>
    <w:rsid w:val="00100293"/>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D71"/>
    <w:rsid w:val="001074FB"/>
    <w:rsid w:val="00107675"/>
    <w:rsid w:val="001076BF"/>
    <w:rsid w:val="0010772A"/>
    <w:rsid w:val="00107735"/>
    <w:rsid w:val="0010778D"/>
    <w:rsid w:val="001100AC"/>
    <w:rsid w:val="0011021B"/>
    <w:rsid w:val="001102B0"/>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71F"/>
    <w:rsid w:val="00116CBB"/>
    <w:rsid w:val="0011706F"/>
    <w:rsid w:val="00117151"/>
    <w:rsid w:val="00117159"/>
    <w:rsid w:val="00117233"/>
    <w:rsid w:val="001172C8"/>
    <w:rsid w:val="00117840"/>
    <w:rsid w:val="00117862"/>
    <w:rsid w:val="00117CB3"/>
    <w:rsid w:val="00120301"/>
    <w:rsid w:val="001207A8"/>
    <w:rsid w:val="00120A93"/>
    <w:rsid w:val="00120E0F"/>
    <w:rsid w:val="00121081"/>
    <w:rsid w:val="001214FC"/>
    <w:rsid w:val="001219E4"/>
    <w:rsid w:val="00121E42"/>
    <w:rsid w:val="00121EC3"/>
    <w:rsid w:val="001220CE"/>
    <w:rsid w:val="001222A2"/>
    <w:rsid w:val="00122545"/>
    <w:rsid w:val="0012288F"/>
    <w:rsid w:val="00122B4E"/>
    <w:rsid w:val="00122DAB"/>
    <w:rsid w:val="00123963"/>
    <w:rsid w:val="00123CA7"/>
    <w:rsid w:val="00123FAA"/>
    <w:rsid w:val="00123FC4"/>
    <w:rsid w:val="0012424D"/>
    <w:rsid w:val="001247DC"/>
    <w:rsid w:val="00124BE6"/>
    <w:rsid w:val="00125089"/>
    <w:rsid w:val="001250BF"/>
    <w:rsid w:val="00126394"/>
    <w:rsid w:val="001267D5"/>
    <w:rsid w:val="00126DBD"/>
    <w:rsid w:val="0012733B"/>
    <w:rsid w:val="00130884"/>
    <w:rsid w:val="00131087"/>
    <w:rsid w:val="001310DE"/>
    <w:rsid w:val="0013178C"/>
    <w:rsid w:val="001319AE"/>
    <w:rsid w:val="00131CEE"/>
    <w:rsid w:val="0013231C"/>
    <w:rsid w:val="001325C4"/>
    <w:rsid w:val="00132B04"/>
    <w:rsid w:val="0013330E"/>
    <w:rsid w:val="00133617"/>
    <w:rsid w:val="001336D8"/>
    <w:rsid w:val="00133788"/>
    <w:rsid w:val="001337D5"/>
    <w:rsid w:val="0013404D"/>
    <w:rsid w:val="001341F3"/>
    <w:rsid w:val="00134BC4"/>
    <w:rsid w:val="001351C8"/>
    <w:rsid w:val="00135B40"/>
    <w:rsid w:val="00135FBB"/>
    <w:rsid w:val="0013666C"/>
    <w:rsid w:val="00136812"/>
    <w:rsid w:val="0013694F"/>
    <w:rsid w:val="0013698D"/>
    <w:rsid w:val="00136992"/>
    <w:rsid w:val="00137B93"/>
    <w:rsid w:val="0014111E"/>
    <w:rsid w:val="0014128A"/>
    <w:rsid w:val="00141DF2"/>
    <w:rsid w:val="0014426B"/>
    <w:rsid w:val="00144871"/>
    <w:rsid w:val="00144AE9"/>
    <w:rsid w:val="00145158"/>
    <w:rsid w:val="00145705"/>
    <w:rsid w:val="001458CB"/>
    <w:rsid w:val="00146E6D"/>
    <w:rsid w:val="00146FC8"/>
    <w:rsid w:val="0014718D"/>
    <w:rsid w:val="001474C9"/>
    <w:rsid w:val="001479E9"/>
    <w:rsid w:val="00150D5E"/>
    <w:rsid w:val="0015117E"/>
    <w:rsid w:val="001513F6"/>
    <w:rsid w:val="0015149C"/>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3DCD"/>
    <w:rsid w:val="001540C9"/>
    <w:rsid w:val="00154A55"/>
    <w:rsid w:val="00155524"/>
    <w:rsid w:val="0015570C"/>
    <w:rsid w:val="001558EB"/>
    <w:rsid w:val="0015647B"/>
    <w:rsid w:val="001564FC"/>
    <w:rsid w:val="001568D9"/>
    <w:rsid w:val="00156D4C"/>
    <w:rsid w:val="00156E28"/>
    <w:rsid w:val="001571D2"/>
    <w:rsid w:val="001572B9"/>
    <w:rsid w:val="001574A7"/>
    <w:rsid w:val="0015765B"/>
    <w:rsid w:val="0015799D"/>
    <w:rsid w:val="001602C3"/>
    <w:rsid w:val="001604BB"/>
    <w:rsid w:val="001611C8"/>
    <w:rsid w:val="00161764"/>
    <w:rsid w:val="001617AA"/>
    <w:rsid w:val="00161DBB"/>
    <w:rsid w:val="00161FC0"/>
    <w:rsid w:val="00162454"/>
    <w:rsid w:val="001626F2"/>
    <w:rsid w:val="00162A35"/>
    <w:rsid w:val="00162F04"/>
    <w:rsid w:val="001630CD"/>
    <w:rsid w:val="00163DC1"/>
    <w:rsid w:val="00163DE8"/>
    <w:rsid w:val="00164125"/>
    <w:rsid w:val="00164C91"/>
    <w:rsid w:val="00164EF6"/>
    <w:rsid w:val="001652E7"/>
    <w:rsid w:val="001656F9"/>
    <w:rsid w:val="00165C1E"/>
    <w:rsid w:val="001664C6"/>
    <w:rsid w:val="001668D1"/>
    <w:rsid w:val="00166C5F"/>
    <w:rsid w:val="0016705B"/>
    <w:rsid w:val="001672B4"/>
    <w:rsid w:val="0016779A"/>
    <w:rsid w:val="00167C2E"/>
    <w:rsid w:val="00167F85"/>
    <w:rsid w:val="001706E9"/>
    <w:rsid w:val="00170780"/>
    <w:rsid w:val="00170ADD"/>
    <w:rsid w:val="001712D5"/>
    <w:rsid w:val="001713A5"/>
    <w:rsid w:val="00171B5B"/>
    <w:rsid w:val="00171BFE"/>
    <w:rsid w:val="00171DF5"/>
    <w:rsid w:val="001721CB"/>
    <w:rsid w:val="001727C4"/>
    <w:rsid w:val="00172943"/>
    <w:rsid w:val="00172B8A"/>
    <w:rsid w:val="001733AC"/>
    <w:rsid w:val="001737B4"/>
    <w:rsid w:val="00173CF2"/>
    <w:rsid w:val="00175B52"/>
    <w:rsid w:val="00175E88"/>
    <w:rsid w:val="00176578"/>
    <w:rsid w:val="0017678B"/>
    <w:rsid w:val="001767D5"/>
    <w:rsid w:val="00176AC4"/>
    <w:rsid w:val="00176B22"/>
    <w:rsid w:val="00176F0C"/>
    <w:rsid w:val="001774D6"/>
    <w:rsid w:val="0017750E"/>
    <w:rsid w:val="0017761B"/>
    <w:rsid w:val="00177A33"/>
    <w:rsid w:val="00177E93"/>
    <w:rsid w:val="0018139C"/>
    <w:rsid w:val="00181A0D"/>
    <w:rsid w:val="00181B1E"/>
    <w:rsid w:val="00181CF6"/>
    <w:rsid w:val="00182295"/>
    <w:rsid w:val="001822D9"/>
    <w:rsid w:val="0018232D"/>
    <w:rsid w:val="001826F0"/>
    <w:rsid w:val="00182E99"/>
    <w:rsid w:val="00182EDD"/>
    <w:rsid w:val="00182F38"/>
    <w:rsid w:val="001836CB"/>
    <w:rsid w:val="00183F5D"/>
    <w:rsid w:val="0018417C"/>
    <w:rsid w:val="0018472D"/>
    <w:rsid w:val="001847E5"/>
    <w:rsid w:val="00184BA6"/>
    <w:rsid w:val="00184F53"/>
    <w:rsid w:val="00185185"/>
    <w:rsid w:val="0018579D"/>
    <w:rsid w:val="00185A3B"/>
    <w:rsid w:val="00185BBC"/>
    <w:rsid w:val="00185CD9"/>
    <w:rsid w:val="00185D4C"/>
    <w:rsid w:val="00186153"/>
    <w:rsid w:val="00186A31"/>
    <w:rsid w:val="00186A94"/>
    <w:rsid w:val="00186D4F"/>
    <w:rsid w:val="001874C7"/>
    <w:rsid w:val="00187D2C"/>
    <w:rsid w:val="00187DEA"/>
    <w:rsid w:val="0019005D"/>
    <w:rsid w:val="00190ED7"/>
    <w:rsid w:val="00191498"/>
    <w:rsid w:val="00191591"/>
    <w:rsid w:val="00191A07"/>
    <w:rsid w:val="00191C39"/>
    <w:rsid w:val="00192137"/>
    <w:rsid w:val="0019217D"/>
    <w:rsid w:val="0019217E"/>
    <w:rsid w:val="001926C7"/>
    <w:rsid w:val="00192BC6"/>
    <w:rsid w:val="001933D3"/>
    <w:rsid w:val="001933FB"/>
    <w:rsid w:val="0019346F"/>
    <w:rsid w:val="0019350F"/>
    <w:rsid w:val="00193908"/>
    <w:rsid w:val="0019390B"/>
    <w:rsid w:val="0019390F"/>
    <w:rsid w:val="00193B06"/>
    <w:rsid w:val="00193CC1"/>
    <w:rsid w:val="00193F68"/>
    <w:rsid w:val="00194198"/>
    <w:rsid w:val="001941BC"/>
    <w:rsid w:val="00194767"/>
    <w:rsid w:val="00194982"/>
    <w:rsid w:val="0019498F"/>
    <w:rsid w:val="00194C69"/>
    <w:rsid w:val="00195250"/>
    <w:rsid w:val="00196454"/>
    <w:rsid w:val="00196A72"/>
    <w:rsid w:val="00197AC1"/>
    <w:rsid w:val="00197C16"/>
    <w:rsid w:val="001A0246"/>
    <w:rsid w:val="001A03E1"/>
    <w:rsid w:val="001A0BCC"/>
    <w:rsid w:val="001A1615"/>
    <w:rsid w:val="001A1A0B"/>
    <w:rsid w:val="001A1BA4"/>
    <w:rsid w:val="001A205F"/>
    <w:rsid w:val="001A22F6"/>
    <w:rsid w:val="001A2322"/>
    <w:rsid w:val="001A23BC"/>
    <w:rsid w:val="001A2ACA"/>
    <w:rsid w:val="001A2ECE"/>
    <w:rsid w:val="001A365B"/>
    <w:rsid w:val="001A3694"/>
    <w:rsid w:val="001A3EA4"/>
    <w:rsid w:val="001A48D1"/>
    <w:rsid w:val="001A4C1B"/>
    <w:rsid w:val="001A4D08"/>
    <w:rsid w:val="001A5838"/>
    <w:rsid w:val="001A5862"/>
    <w:rsid w:val="001A5BB8"/>
    <w:rsid w:val="001A5C9C"/>
    <w:rsid w:val="001A6611"/>
    <w:rsid w:val="001A6AA2"/>
    <w:rsid w:val="001A7082"/>
    <w:rsid w:val="001A71A0"/>
    <w:rsid w:val="001A7598"/>
    <w:rsid w:val="001A7911"/>
    <w:rsid w:val="001A7CE9"/>
    <w:rsid w:val="001B047E"/>
    <w:rsid w:val="001B080D"/>
    <w:rsid w:val="001B09C5"/>
    <w:rsid w:val="001B0D9F"/>
    <w:rsid w:val="001B121E"/>
    <w:rsid w:val="001B1BF9"/>
    <w:rsid w:val="001B2385"/>
    <w:rsid w:val="001B23E0"/>
    <w:rsid w:val="001B279B"/>
    <w:rsid w:val="001B3DFF"/>
    <w:rsid w:val="001B3EB4"/>
    <w:rsid w:val="001B47C4"/>
    <w:rsid w:val="001B497B"/>
    <w:rsid w:val="001B4D53"/>
    <w:rsid w:val="001B4DBC"/>
    <w:rsid w:val="001B5376"/>
    <w:rsid w:val="001B53AF"/>
    <w:rsid w:val="001B549A"/>
    <w:rsid w:val="001B599A"/>
    <w:rsid w:val="001B5EE9"/>
    <w:rsid w:val="001B6260"/>
    <w:rsid w:val="001B6333"/>
    <w:rsid w:val="001B6520"/>
    <w:rsid w:val="001B65FA"/>
    <w:rsid w:val="001B68BB"/>
    <w:rsid w:val="001B6BDB"/>
    <w:rsid w:val="001B6EDA"/>
    <w:rsid w:val="001B6FA0"/>
    <w:rsid w:val="001B7895"/>
    <w:rsid w:val="001B7B46"/>
    <w:rsid w:val="001C0599"/>
    <w:rsid w:val="001C0850"/>
    <w:rsid w:val="001C086E"/>
    <w:rsid w:val="001C209F"/>
    <w:rsid w:val="001C2728"/>
    <w:rsid w:val="001C29D5"/>
    <w:rsid w:val="001C3149"/>
    <w:rsid w:val="001C3B3B"/>
    <w:rsid w:val="001C4141"/>
    <w:rsid w:val="001C431E"/>
    <w:rsid w:val="001C445C"/>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978"/>
    <w:rsid w:val="001E145C"/>
    <w:rsid w:val="001E17A3"/>
    <w:rsid w:val="001E181F"/>
    <w:rsid w:val="001E1C8A"/>
    <w:rsid w:val="001E23B5"/>
    <w:rsid w:val="001E2544"/>
    <w:rsid w:val="001E29D7"/>
    <w:rsid w:val="001E2F4B"/>
    <w:rsid w:val="001E3466"/>
    <w:rsid w:val="001E348F"/>
    <w:rsid w:val="001E349F"/>
    <w:rsid w:val="001E34C4"/>
    <w:rsid w:val="001E417C"/>
    <w:rsid w:val="001E4317"/>
    <w:rsid w:val="001E43D7"/>
    <w:rsid w:val="001E4898"/>
    <w:rsid w:val="001E4A10"/>
    <w:rsid w:val="001E4A2B"/>
    <w:rsid w:val="001E53EA"/>
    <w:rsid w:val="001E57BE"/>
    <w:rsid w:val="001E586C"/>
    <w:rsid w:val="001E58D2"/>
    <w:rsid w:val="001E63CC"/>
    <w:rsid w:val="001E6666"/>
    <w:rsid w:val="001E7047"/>
    <w:rsid w:val="001E7394"/>
    <w:rsid w:val="001E73B0"/>
    <w:rsid w:val="001E7535"/>
    <w:rsid w:val="001E79B3"/>
    <w:rsid w:val="001F10C0"/>
    <w:rsid w:val="001F17AF"/>
    <w:rsid w:val="001F2174"/>
    <w:rsid w:val="001F2403"/>
    <w:rsid w:val="001F25A7"/>
    <w:rsid w:val="001F27AD"/>
    <w:rsid w:val="001F2AFF"/>
    <w:rsid w:val="001F2CD9"/>
    <w:rsid w:val="001F2FC6"/>
    <w:rsid w:val="001F3546"/>
    <w:rsid w:val="001F388D"/>
    <w:rsid w:val="001F461D"/>
    <w:rsid w:val="001F49E5"/>
    <w:rsid w:val="001F4FD9"/>
    <w:rsid w:val="001F5480"/>
    <w:rsid w:val="001F56AF"/>
    <w:rsid w:val="001F59E5"/>
    <w:rsid w:val="001F60F4"/>
    <w:rsid w:val="001F64B0"/>
    <w:rsid w:val="001F658D"/>
    <w:rsid w:val="001F67F1"/>
    <w:rsid w:val="001F7087"/>
    <w:rsid w:val="001F748C"/>
    <w:rsid w:val="001F7BBE"/>
    <w:rsid w:val="00200607"/>
    <w:rsid w:val="002008F0"/>
    <w:rsid w:val="00201683"/>
    <w:rsid w:val="00201A1A"/>
    <w:rsid w:val="00201AAE"/>
    <w:rsid w:val="002024E8"/>
    <w:rsid w:val="00202D39"/>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71F"/>
    <w:rsid w:val="00206F70"/>
    <w:rsid w:val="0020735D"/>
    <w:rsid w:val="00207BD5"/>
    <w:rsid w:val="0021010E"/>
    <w:rsid w:val="002103BC"/>
    <w:rsid w:val="002104D8"/>
    <w:rsid w:val="00210AA0"/>
    <w:rsid w:val="00210E1B"/>
    <w:rsid w:val="002110DC"/>
    <w:rsid w:val="00211241"/>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AE3"/>
    <w:rsid w:val="00215EF8"/>
    <w:rsid w:val="0021606C"/>
    <w:rsid w:val="002165BE"/>
    <w:rsid w:val="002166F3"/>
    <w:rsid w:val="00216B05"/>
    <w:rsid w:val="00216B06"/>
    <w:rsid w:val="00216F3A"/>
    <w:rsid w:val="00217209"/>
    <w:rsid w:val="002172E8"/>
    <w:rsid w:val="00217D24"/>
    <w:rsid w:val="0022027C"/>
    <w:rsid w:val="0022061D"/>
    <w:rsid w:val="00220AF0"/>
    <w:rsid w:val="00220C42"/>
    <w:rsid w:val="0022117D"/>
    <w:rsid w:val="00221AEA"/>
    <w:rsid w:val="00221DAE"/>
    <w:rsid w:val="00221EC4"/>
    <w:rsid w:val="00221F03"/>
    <w:rsid w:val="0022206B"/>
    <w:rsid w:val="002225E6"/>
    <w:rsid w:val="0022303D"/>
    <w:rsid w:val="0022353E"/>
    <w:rsid w:val="00223A49"/>
    <w:rsid w:val="00223D0E"/>
    <w:rsid w:val="0022462D"/>
    <w:rsid w:val="002246F9"/>
    <w:rsid w:val="00224858"/>
    <w:rsid w:val="00224A52"/>
    <w:rsid w:val="00224CA3"/>
    <w:rsid w:val="00224D40"/>
    <w:rsid w:val="00225297"/>
    <w:rsid w:val="00225486"/>
    <w:rsid w:val="00225DD3"/>
    <w:rsid w:val="00226875"/>
    <w:rsid w:val="002268D8"/>
    <w:rsid w:val="002269BE"/>
    <w:rsid w:val="0022713D"/>
    <w:rsid w:val="00227FA9"/>
    <w:rsid w:val="00230D15"/>
    <w:rsid w:val="002311BC"/>
    <w:rsid w:val="00231396"/>
    <w:rsid w:val="00231404"/>
    <w:rsid w:val="002315CC"/>
    <w:rsid w:val="002325CC"/>
    <w:rsid w:val="002327C1"/>
    <w:rsid w:val="00233121"/>
    <w:rsid w:val="00233274"/>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D1B"/>
    <w:rsid w:val="00237182"/>
    <w:rsid w:val="00237E4B"/>
    <w:rsid w:val="00237F5C"/>
    <w:rsid w:val="002400EB"/>
    <w:rsid w:val="002402B2"/>
    <w:rsid w:val="002403C2"/>
    <w:rsid w:val="00240618"/>
    <w:rsid w:val="0024067B"/>
    <w:rsid w:val="002406C6"/>
    <w:rsid w:val="002407C9"/>
    <w:rsid w:val="00240954"/>
    <w:rsid w:val="00240DA8"/>
    <w:rsid w:val="0024140B"/>
    <w:rsid w:val="002414FF"/>
    <w:rsid w:val="00241938"/>
    <w:rsid w:val="00241C08"/>
    <w:rsid w:val="00241D43"/>
    <w:rsid w:val="00241E37"/>
    <w:rsid w:val="00242108"/>
    <w:rsid w:val="0024241E"/>
    <w:rsid w:val="0024286E"/>
    <w:rsid w:val="00242C50"/>
    <w:rsid w:val="00243327"/>
    <w:rsid w:val="00243683"/>
    <w:rsid w:val="00243B41"/>
    <w:rsid w:val="002444BB"/>
    <w:rsid w:val="00244544"/>
    <w:rsid w:val="00244766"/>
    <w:rsid w:val="00244860"/>
    <w:rsid w:val="0024493E"/>
    <w:rsid w:val="00244B22"/>
    <w:rsid w:val="00245415"/>
    <w:rsid w:val="002457CC"/>
    <w:rsid w:val="0024581C"/>
    <w:rsid w:val="00245ABA"/>
    <w:rsid w:val="00245B8D"/>
    <w:rsid w:val="00246077"/>
    <w:rsid w:val="00246433"/>
    <w:rsid w:val="00246503"/>
    <w:rsid w:val="00246681"/>
    <w:rsid w:val="00246758"/>
    <w:rsid w:val="002468A2"/>
    <w:rsid w:val="00246AE4"/>
    <w:rsid w:val="002474D6"/>
    <w:rsid w:val="00247726"/>
    <w:rsid w:val="002478AF"/>
    <w:rsid w:val="00247AB7"/>
    <w:rsid w:val="00250035"/>
    <w:rsid w:val="002501F3"/>
    <w:rsid w:val="00250202"/>
    <w:rsid w:val="002503A9"/>
    <w:rsid w:val="002503FB"/>
    <w:rsid w:val="00250457"/>
    <w:rsid w:val="002504EA"/>
    <w:rsid w:val="002505BF"/>
    <w:rsid w:val="00250765"/>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F96"/>
    <w:rsid w:val="00254150"/>
    <w:rsid w:val="0025429A"/>
    <w:rsid w:val="002542D3"/>
    <w:rsid w:val="002545B8"/>
    <w:rsid w:val="002548DC"/>
    <w:rsid w:val="0025523C"/>
    <w:rsid w:val="00256B0A"/>
    <w:rsid w:val="00256EE0"/>
    <w:rsid w:val="00256F28"/>
    <w:rsid w:val="00257071"/>
    <w:rsid w:val="00257243"/>
    <w:rsid w:val="00257710"/>
    <w:rsid w:val="00257980"/>
    <w:rsid w:val="00257EEE"/>
    <w:rsid w:val="00260A30"/>
    <w:rsid w:val="00261964"/>
    <w:rsid w:val="002621F8"/>
    <w:rsid w:val="00262526"/>
    <w:rsid w:val="002625CA"/>
    <w:rsid w:val="00262789"/>
    <w:rsid w:val="00262F8B"/>
    <w:rsid w:val="00263162"/>
    <w:rsid w:val="00263270"/>
    <w:rsid w:val="00263441"/>
    <w:rsid w:val="002636AA"/>
    <w:rsid w:val="002637E9"/>
    <w:rsid w:val="00263DB5"/>
    <w:rsid w:val="00264023"/>
    <w:rsid w:val="00264171"/>
    <w:rsid w:val="002641FB"/>
    <w:rsid w:val="0026427E"/>
    <w:rsid w:val="0026444E"/>
    <w:rsid w:val="00264B6F"/>
    <w:rsid w:val="002664B0"/>
    <w:rsid w:val="002666AF"/>
    <w:rsid w:val="00266758"/>
    <w:rsid w:val="00266D1E"/>
    <w:rsid w:val="002676B8"/>
    <w:rsid w:val="00267B7A"/>
    <w:rsid w:val="002702D4"/>
    <w:rsid w:val="00270802"/>
    <w:rsid w:val="0027087B"/>
    <w:rsid w:val="00270AC2"/>
    <w:rsid w:val="00270B2E"/>
    <w:rsid w:val="002710BF"/>
    <w:rsid w:val="0027129F"/>
    <w:rsid w:val="0027140B"/>
    <w:rsid w:val="002715ED"/>
    <w:rsid w:val="002721F6"/>
    <w:rsid w:val="00272908"/>
    <w:rsid w:val="00272A3C"/>
    <w:rsid w:val="00273450"/>
    <w:rsid w:val="00273614"/>
    <w:rsid w:val="00273B82"/>
    <w:rsid w:val="00273D07"/>
    <w:rsid w:val="002742E3"/>
    <w:rsid w:val="002745BB"/>
    <w:rsid w:val="0027497A"/>
    <w:rsid w:val="00274F53"/>
    <w:rsid w:val="002755BC"/>
    <w:rsid w:val="00275FA5"/>
    <w:rsid w:val="00275FB5"/>
    <w:rsid w:val="0027621A"/>
    <w:rsid w:val="002762EA"/>
    <w:rsid w:val="00276317"/>
    <w:rsid w:val="00276604"/>
    <w:rsid w:val="00276797"/>
    <w:rsid w:val="002771F0"/>
    <w:rsid w:val="00277395"/>
    <w:rsid w:val="002775D1"/>
    <w:rsid w:val="0027764F"/>
    <w:rsid w:val="00277ECC"/>
    <w:rsid w:val="00277F85"/>
    <w:rsid w:val="00277FE6"/>
    <w:rsid w:val="0028003E"/>
    <w:rsid w:val="002803AB"/>
    <w:rsid w:val="0028096E"/>
    <w:rsid w:val="002815FF"/>
    <w:rsid w:val="0028183E"/>
    <w:rsid w:val="00281F00"/>
    <w:rsid w:val="00281F04"/>
    <w:rsid w:val="00282557"/>
    <w:rsid w:val="00282584"/>
    <w:rsid w:val="002825BA"/>
    <w:rsid w:val="0028295C"/>
    <w:rsid w:val="00282C4F"/>
    <w:rsid w:val="00282EDA"/>
    <w:rsid w:val="002832C0"/>
    <w:rsid w:val="00283949"/>
    <w:rsid w:val="002842EA"/>
    <w:rsid w:val="0028436B"/>
    <w:rsid w:val="002846F4"/>
    <w:rsid w:val="002846FA"/>
    <w:rsid w:val="00284F8B"/>
    <w:rsid w:val="00285A24"/>
    <w:rsid w:val="00285C5F"/>
    <w:rsid w:val="0028654B"/>
    <w:rsid w:val="002868EE"/>
    <w:rsid w:val="00286F99"/>
    <w:rsid w:val="00286F9A"/>
    <w:rsid w:val="0028712E"/>
    <w:rsid w:val="002871FC"/>
    <w:rsid w:val="00287E33"/>
    <w:rsid w:val="00290648"/>
    <w:rsid w:val="00290BDB"/>
    <w:rsid w:val="00290CBB"/>
    <w:rsid w:val="0029165B"/>
    <w:rsid w:val="0029175D"/>
    <w:rsid w:val="0029213D"/>
    <w:rsid w:val="0029274C"/>
    <w:rsid w:val="00292B6A"/>
    <w:rsid w:val="002932A9"/>
    <w:rsid w:val="002932D7"/>
    <w:rsid w:val="0029338E"/>
    <w:rsid w:val="002936A0"/>
    <w:rsid w:val="002936CA"/>
    <w:rsid w:val="002945B4"/>
    <w:rsid w:val="00294A62"/>
    <w:rsid w:val="00294DAB"/>
    <w:rsid w:val="00294FE6"/>
    <w:rsid w:val="0029599D"/>
    <w:rsid w:val="00295A49"/>
    <w:rsid w:val="00295B8D"/>
    <w:rsid w:val="00295D0F"/>
    <w:rsid w:val="00296433"/>
    <w:rsid w:val="002967D5"/>
    <w:rsid w:val="00296C60"/>
    <w:rsid w:val="00297109"/>
    <w:rsid w:val="00297929"/>
    <w:rsid w:val="00297D11"/>
    <w:rsid w:val="002A0CAA"/>
    <w:rsid w:val="002A0F32"/>
    <w:rsid w:val="002A108F"/>
    <w:rsid w:val="002A11BD"/>
    <w:rsid w:val="002A1746"/>
    <w:rsid w:val="002A17DC"/>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CCA"/>
    <w:rsid w:val="002B03A5"/>
    <w:rsid w:val="002B0636"/>
    <w:rsid w:val="002B0710"/>
    <w:rsid w:val="002B0A2C"/>
    <w:rsid w:val="002B0AC0"/>
    <w:rsid w:val="002B0AE4"/>
    <w:rsid w:val="002B0B6D"/>
    <w:rsid w:val="002B0DE4"/>
    <w:rsid w:val="002B122F"/>
    <w:rsid w:val="002B1297"/>
    <w:rsid w:val="002B12A7"/>
    <w:rsid w:val="002B1496"/>
    <w:rsid w:val="002B1C45"/>
    <w:rsid w:val="002B1D25"/>
    <w:rsid w:val="002B1E55"/>
    <w:rsid w:val="002B20C0"/>
    <w:rsid w:val="002B27AB"/>
    <w:rsid w:val="002B28D1"/>
    <w:rsid w:val="002B31B4"/>
    <w:rsid w:val="002B4022"/>
    <w:rsid w:val="002B4024"/>
    <w:rsid w:val="002B40EB"/>
    <w:rsid w:val="002B4CA9"/>
    <w:rsid w:val="002B4E34"/>
    <w:rsid w:val="002B4E66"/>
    <w:rsid w:val="002B5383"/>
    <w:rsid w:val="002B5B57"/>
    <w:rsid w:val="002B627E"/>
    <w:rsid w:val="002B6774"/>
    <w:rsid w:val="002B6D1D"/>
    <w:rsid w:val="002B6DB8"/>
    <w:rsid w:val="002B7170"/>
    <w:rsid w:val="002B744B"/>
    <w:rsid w:val="002B7E0F"/>
    <w:rsid w:val="002C007A"/>
    <w:rsid w:val="002C0287"/>
    <w:rsid w:val="002C042A"/>
    <w:rsid w:val="002C0988"/>
    <w:rsid w:val="002C0BFB"/>
    <w:rsid w:val="002C0CC3"/>
    <w:rsid w:val="002C11C5"/>
    <w:rsid w:val="002C121C"/>
    <w:rsid w:val="002C172B"/>
    <w:rsid w:val="002C1B89"/>
    <w:rsid w:val="002C287E"/>
    <w:rsid w:val="002C29A9"/>
    <w:rsid w:val="002C2B5A"/>
    <w:rsid w:val="002C3519"/>
    <w:rsid w:val="002C3656"/>
    <w:rsid w:val="002C3A4D"/>
    <w:rsid w:val="002C3E50"/>
    <w:rsid w:val="002C3E92"/>
    <w:rsid w:val="002C405C"/>
    <w:rsid w:val="002C40C9"/>
    <w:rsid w:val="002C4489"/>
    <w:rsid w:val="002C47E8"/>
    <w:rsid w:val="002C4936"/>
    <w:rsid w:val="002C4AE6"/>
    <w:rsid w:val="002C4BD2"/>
    <w:rsid w:val="002C4C69"/>
    <w:rsid w:val="002C4DE4"/>
    <w:rsid w:val="002C5726"/>
    <w:rsid w:val="002C5A6C"/>
    <w:rsid w:val="002C5C1D"/>
    <w:rsid w:val="002C5FE9"/>
    <w:rsid w:val="002C6308"/>
    <w:rsid w:val="002C6482"/>
    <w:rsid w:val="002C6B3F"/>
    <w:rsid w:val="002C7683"/>
    <w:rsid w:val="002C7B96"/>
    <w:rsid w:val="002D0401"/>
    <w:rsid w:val="002D1082"/>
    <w:rsid w:val="002D1747"/>
    <w:rsid w:val="002D1AE5"/>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E7A"/>
    <w:rsid w:val="002E0429"/>
    <w:rsid w:val="002E0EC9"/>
    <w:rsid w:val="002E0F43"/>
    <w:rsid w:val="002E12E7"/>
    <w:rsid w:val="002E1490"/>
    <w:rsid w:val="002E166F"/>
    <w:rsid w:val="002E1B47"/>
    <w:rsid w:val="002E1E5C"/>
    <w:rsid w:val="002E2245"/>
    <w:rsid w:val="002E288D"/>
    <w:rsid w:val="002E2985"/>
    <w:rsid w:val="002E3271"/>
    <w:rsid w:val="002E32BE"/>
    <w:rsid w:val="002E3500"/>
    <w:rsid w:val="002E38AC"/>
    <w:rsid w:val="002E3EC0"/>
    <w:rsid w:val="002E3FD9"/>
    <w:rsid w:val="002E422B"/>
    <w:rsid w:val="002E51AC"/>
    <w:rsid w:val="002E5271"/>
    <w:rsid w:val="002E564C"/>
    <w:rsid w:val="002E5972"/>
    <w:rsid w:val="002E5DC1"/>
    <w:rsid w:val="002E5FDE"/>
    <w:rsid w:val="002E622B"/>
    <w:rsid w:val="002E64F9"/>
    <w:rsid w:val="002E65DC"/>
    <w:rsid w:val="002E6706"/>
    <w:rsid w:val="002E707B"/>
    <w:rsid w:val="002E72C0"/>
    <w:rsid w:val="002E752B"/>
    <w:rsid w:val="002E78EF"/>
    <w:rsid w:val="002E7945"/>
    <w:rsid w:val="002E7E47"/>
    <w:rsid w:val="002F0262"/>
    <w:rsid w:val="002F0B7B"/>
    <w:rsid w:val="002F0D72"/>
    <w:rsid w:val="002F0FF6"/>
    <w:rsid w:val="002F176A"/>
    <w:rsid w:val="002F1CCF"/>
    <w:rsid w:val="002F23CD"/>
    <w:rsid w:val="002F247D"/>
    <w:rsid w:val="002F34FA"/>
    <w:rsid w:val="002F35E0"/>
    <w:rsid w:val="002F3B97"/>
    <w:rsid w:val="002F407C"/>
    <w:rsid w:val="002F4350"/>
    <w:rsid w:val="002F4804"/>
    <w:rsid w:val="002F4D47"/>
    <w:rsid w:val="002F50EB"/>
    <w:rsid w:val="002F57CF"/>
    <w:rsid w:val="002F5DE9"/>
    <w:rsid w:val="002F5DF6"/>
    <w:rsid w:val="002F65CA"/>
    <w:rsid w:val="002F6642"/>
    <w:rsid w:val="002F6800"/>
    <w:rsid w:val="002F6895"/>
    <w:rsid w:val="002F68BE"/>
    <w:rsid w:val="002F70D9"/>
    <w:rsid w:val="002F7669"/>
    <w:rsid w:val="002F775D"/>
    <w:rsid w:val="002F7777"/>
    <w:rsid w:val="002F783C"/>
    <w:rsid w:val="002F7ACA"/>
    <w:rsid w:val="003000B7"/>
    <w:rsid w:val="00300645"/>
    <w:rsid w:val="003008EC"/>
    <w:rsid w:val="00300F4B"/>
    <w:rsid w:val="00301228"/>
    <w:rsid w:val="003016BA"/>
    <w:rsid w:val="00301DFE"/>
    <w:rsid w:val="00302895"/>
    <w:rsid w:val="0030294D"/>
    <w:rsid w:val="00303199"/>
    <w:rsid w:val="00303416"/>
    <w:rsid w:val="003037D5"/>
    <w:rsid w:val="00304069"/>
    <w:rsid w:val="00304209"/>
    <w:rsid w:val="00304AF6"/>
    <w:rsid w:val="00304C80"/>
    <w:rsid w:val="00304EB5"/>
    <w:rsid w:val="003050A3"/>
    <w:rsid w:val="003051A5"/>
    <w:rsid w:val="00305B0E"/>
    <w:rsid w:val="00305C1F"/>
    <w:rsid w:val="00305EA7"/>
    <w:rsid w:val="003064A3"/>
    <w:rsid w:val="00306E4A"/>
    <w:rsid w:val="00306ED2"/>
    <w:rsid w:val="00307C2B"/>
    <w:rsid w:val="003102F6"/>
    <w:rsid w:val="0031034F"/>
    <w:rsid w:val="003103CA"/>
    <w:rsid w:val="0031085E"/>
    <w:rsid w:val="003110DC"/>
    <w:rsid w:val="00311311"/>
    <w:rsid w:val="00311338"/>
    <w:rsid w:val="00311715"/>
    <w:rsid w:val="00311869"/>
    <w:rsid w:val="00311E69"/>
    <w:rsid w:val="00311E8F"/>
    <w:rsid w:val="003120FB"/>
    <w:rsid w:val="00312485"/>
    <w:rsid w:val="00312572"/>
    <w:rsid w:val="003127F2"/>
    <w:rsid w:val="00312E96"/>
    <w:rsid w:val="00313341"/>
    <w:rsid w:val="00313DAF"/>
    <w:rsid w:val="00313DF7"/>
    <w:rsid w:val="00313ECD"/>
    <w:rsid w:val="0031431E"/>
    <w:rsid w:val="00314A38"/>
    <w:rsid w:val="0031562F"/>
    <w:rsid w:val="003156BD"/>
    <w:rsid w:val="0031607F"/>
    <w:rsid w:val="003163FB"/>
    <w:rsid w:val="003177FC"/>
    <w:rsid w:val="00317820"/>
    <w:rsid w:val="00320432"/>
    <w:rsid w:val="003206B7"/>
    <w:rsid w:val="00320955"/>
    <w:rsid w:val="00320AB8"/>
    <w:rsid w:val="00320C96"/>
    <w:rsid w:val="00321074"/>
    <w:rsid w:val="0032116B"/>
    <w:rsid w:val="003214C9"/>
    <w:rsid w:val="0032167B"/>
    <w:rsid w:val="00321EFF"/>
    <w:rsid w:val="003222D2"/>
    <w:rsid w:val="00322BD5"/>
    <w:rsid w:val="00322E4C"/>
    <w:rsid w:val="0032356A"/>
    <w:rsid w:val="00323BAE"/>
    <w:rsid w:val="00324300"/>
    <w:rsid w:val="00324966"/>
    <w:rsid w:val="00324A81"/>
    <w:rsid w:val="0032574B"/>
    <w:rsid w:val="00326065"/>
    <w:rsid w:val="003262E9"/>
    <w:rsid w:val="00326B17"/>
    <w:rsid w:val="00327026"/>
    <w:rsid w:val="00327565"/>
    <w:rsid w:val="00330333"/>
    <w:rsid w:val="00330CF6"/>
    <w:rsid w:val="00330FA7"/>
    <w:rsid w:val="003317EB"/>
    <w:rsid w:val="00331B58"/>
    <w:rsid w:val="00331C44"/>
    <w:rsid w:val="00331EED"/>
    <w:rsid w:val="00332096"/>
    <w:rsid w:val="0033261B"/>
    <w:rsid w:val="00332A90"/>
    <w:rsid w:val="00332CF6"/>
    <w:rsid w:val="00332F1B"/>
    <w:rsid w:val="00333428"/>
    <w:rsid w:val="00333A2D"/>
    <w:rsid w:val="00334067"/>
    <w:rsid w:val="0033457C"/>
    <w:rsid w:val="00335EE2"/>
    <w:rsid w:val="003368B9"/>
    <w:rsid w:val="00336B34"/>
    <w:rsid w:val="00336DCA"/>
    <w:rsid w:val="00336F0C"/>
    <w:rsid w:val="00337140"/>
    <w:rsid w:val="003375AB"/>
    <w:rsid w:val="0033768C"/>
    <w:rsid w:val="00337800"/>
    <w:rsid w:val="003378B7"/>
    <w:rsid w:val="00337E3E"/>
    <w:rsid w:val="003402D0"/>
    <w:rsid w:val="0034053E"/>
    <w:rsid w:val="003408F8"/>
    <w:rsid w:val="00340A46"/>
    <w:rsid w:val="00341306"/>
    <w:rsid w:val="003414C5"/>
    <w:rsid w:val="00341760"/>
    <w:rsid w:val="003420EF"/>
    <w:rsid w:val="0034256D"/>
    <w:rsid w:val="00342D06"/>
    <w:rsid w:val="003434BA"/>
    <w:rsid w:val="0034387C"/>
    <w:rsid w:val="003442B5"/>
    <w:rsid w:val="00344625"/>
    <w:rsid w:val="003446DE"/>
    <w:rsid w:val="0034498C"/>
    <w:rsid w:val="00344C29"/>
    <w:rsid w:val="003451D8"/>
    <w:rsid w:val="00345387"/>
    <w:rsid w:val="0034551C"/>
    <w:rsid w:val="00345F12"/>
    <w:rsid w:val="0034663C"/>
    <w:rsid w:val="00346772"/>
    <w:rsid w:val="003469C0"/>
    <w:rsid w:val="00346A35"/>
    <w:rsid w:val="00346BE9"/>
    <w:rsid w:val="003474E5"/>
    <w:rsid w:val="00347E5D"/>
    <w:rsid w:val="003501FE"/>
    <w:rsid w:val="00350719"/>
    <w:rsid w:val="0035082C"/>
    <w:rsid w:val="00350E61"/>
    <w:rsid w:val="00350ECC"/>
    <w:rsid w:val="00350FE1"/>
    <w:rsid w:val="0035112D"/>
    <w:rsid w:val="00351574"/>
    <w:rsid w:val="003515C7"/>
    <w:rsid w:val="003518E5"/>
    <w:rsid w:val="00351D86"/>
    <w:rsid w:val="0035228C"/>
    <w:rsid w:val="00352475"/>
    <w:rsid w:val="003527E0"/>
    <w:rsid w:val="00353A5E"/>
    <w:rsid w:val="00353A80"/>
    <w:rsid w:val="00353C3C"/>
    <w:rsid w:val="00354723"/>
    <w:rsid w:val="00354760"/>
    <w:rsid w:val="00355673"/>
    <w:rsid w:val="00355C76"/>
    <w:rsid w:val="00356091"/>
    <w:rsid w:val="003567E6"/>
    <w:rsid w:val="0035687F"/>
    <w:rsid w:val="00356AC2"/>
    <w:rsid w:val="00357122"/>
    <w:rsid w:val="00357979"/>
    <w:rsid w:val="00357A2B"/>
    <w:rsid w:val="00357BA7"/>
    <w:rsid w:val="00357CDF"/>
    <w:rsid w:val="00357D48"/>
    <w:rsid w:val="0036024F"/>
    <w:rsid w:val="003602B6"/>
    <w:rsid w:val="003603DA"/>
    <w:rsid w:val="00360CFC"/>
    <w:rsid w:val="00360FF1"/>
    <w:rsid w:val="00361150"/>
    <w:rsid w:val="00361313"/>
    <w:rsid w:val="00362EED"/>
    <w:rsid w:val="00363159"/>
    <w:rsid w:val="003632B3"/>
    <w:rsid w:val="0036330E"/>
    <w:rsid w:val="0036337C"/>
    <w:rsid w:val="00363502"/>
    <w:rsid w:val="0036390B"/>
    <w:rsid w:val="00363924"/>
    <w:rsid w:val="00363A98"/>
    <w:rsid w:val="00363B96"/>
    <w:rsid w:val="00364155"/>
    <w:rsid w:val="00364185"/>
    <w:rsid w:val="003645CA"/>
    <w:rsid w:val="003649CB"/>
    <w:rsid w:val="003651E8"/>
    <w:rsid w:val="0036523F"/>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CA1"/>
    <w:rsid w:val="00374CBC"/>
    <w:rsid w:val="00375071"/>
    <w:rsid w:val="003753E3"/>
    <w:rsid w:val="00375CF2"/>
    <w:rsid w:val="00375D26"/>
    <w:rsid w:val="0037609C"/>
    <w:rsid w:val="003761F0"/>
    <w:rsid w:val="00376281"/>
    <w:rsid w:val="003768E8"/>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53E9"/>
    <w:rsid w:val="00385521"/>
    <w:rsid w:val="00386107"/>
    <w:rsid w:val="00386255"/>
    <w:rsid w:val="00386367"/>
    <w:rsid w:val="00386C90"/>
    <w:rsid w:val="00386D2A"/>
    <w:rsid w:val="00386ED1"/>
    <w:rsid w:val="00386F80"/>
    <w:rsid w:val="0038725E"/>
    <w:rsid w:val="003873D4"/>
    <w:rsid w:val="00387C29"/>
    <w:rsid w:val="00387CE3"/>
    <w:rsid w:val="00387D4F"/>
    <w:rsid w:val="003900D0"/>
    <w:rsid w:val="003905E0"/>
    <w:rsid w:val="003908B5"/>
    <w:rsid w:val="00390DFD"/>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B5C"/>
    <w:rsid w:val="00393D13"/>
    <w:rsid w:val="003941CA"/>
    <w:rsid w:val="00394379"/>
    <w:rsid w:val="00394E25"/>
    <w:rsid w:val="003950DC"/>
    <w:rsid w:val="00395272"/>
    <w:rsid w:val="003952CB"/>
    <w:rsid w:val="003966DC"/>
    <w:rsid w:val="00396898"/>
    <w:rsid w:val="0039748E"/>
    <w:rsid w:val="003978B4"/>
    <w:rsid w:val="003A0BAA"/>
    <w:rsid w:val="003A178D"/>
    <w:rsid w:val="003A1940"/>
    <w:rsid w:val="003A1E39"/>
    <w:rsid w:val="003A24F7"/>
    <w:rsid w:val="003A2B33"/>
    <w:rsid w:val="003A2B5D"/>
    <w:rsid w:val="003A2E92"/>
    <w:rsid w:val="003A2F32"/>
    <w:rsid w:val="003A2F76"/>
    <w:rsid w:val="003A313B"/>
    <w:rsid w:val="003A3531"/>
    <w:rsid w:val="003A3684"/>
    <w:rsid w:val="003A440C"/>
    <w:rsid w:val="003A444F"/>
    <w:rsid w:val="003A4CE0"/>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1CF"/>
    <w:rsid w:val="003B21E0"/>
    <w:rsid w:val="003B288A"/>
    <w:rsid w:val="003B2CBC"/>
    <w:rsid w:val="003B30F2"/>
    <w:rsid w:val="003B33A4"/>
    <w:rsid w:val="003B3722"/>
    <w:rsid w:val="003B3B3E"/>
    <w:rsid w:val="003B3D4C"/>
    <w:rsid w:val="003B3F53"/>
    <w:rsid w:val="003B3FD0"/>
    <w:rsid w:val="003B4EA0"/>
    <w:rsid w:val="003B5991"/>
    <w:rsid w:val="003B5C79"/>
    <w:rsid w:val="003B64F0"/>
    <w:rsid w:val="003B6599"/>
    <w:rsid w:val="003B67D8"/>
    <w:rsid w:val="003B6BA9"/>
    <w:rsid w:val="003B6D1C"/>
    <w:rsid w:val="003B6DAB"/>
    <w:rsid w:val="003B71E5"/>
    <w:rsid w:val="003B7582"/>
    <w:rsid w:val="003B777D"/>
    <w:rsid w:val="003B7C84"/>
    <w:rsid w:val="003B7D60"/>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4A4"/>
    <w:rsid w:val="003C6799"/>
    <w:rsid w:val="003C67A3"/>
    <w:rsid w:val="003C6A05"/>
    <w:rsid w:val="003C6E74"/>
    <w:rsid w:val="003C6FA9"/>
    <w:rsid w:val="003C72CB"/>
    <w:rsid w:val="003C7F36"/>
    <w:rsid w:val="003D0439"/>
    <w:rsid w:val="003D06D6"/>
    <w:rsid w:val="003D0850"/>
    <w:rsid w:val="003D1057"/>
    <w:rsid w:val="003D113F"/>
    <w:rsid w:val="003D1228"/>
    <w:rsid w:val="003D1994"/>
    <w:rsid w:val="003D28B5"/>
    <w:rsid w:val="003D2DFB"/>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E0A22"/>
    <w:rsid w:val="003E0D53"/>
    <w:rsid w:val="003E1401"/>
    <w:rsid w:val="003E150D"/>
    <w:rsid w:val="003E2174"/>
    <w:rsid w:val="003E27D5"/>
    <w:rsid w:val="003E296A"/>
    <w:rsid w:val="003E29F4"/>
    <w:rsid w:val="003E2AB4"/>
    <w:rsid w:val="003E2BBB"/>
    <w:rsid w:val="003E2D15"/>
    <w:rsid w:val="003E2E3E"/>
    <w:rsid w:val="003E2FFD"/>
    <w:rsid w:val="003E3136"/>
    <w:rsid w:val="003E39C3"/>
    <w:rsid w:val="003E39F8"/>
    <w:rsid w:val="003E3B36"/>
    <w:rsid w:val="003E3C90"/>
    <w:rsid w:val="003E459C"/>
    <w:rsid w:val="003E4B57"/>
    <w:rsid w:val="003E5687"/>
    <w:rsid w:val="003E58C0"/>
    <w:rsid w:val="003E6046"/>
    <w:rsid w:val="003E65FB"/>
    <w:rsid w:val="003E7866"/>
    <w:rsid w:val="003E7A9F"/>
    <w:rsid w:val="003F0371"/>
    <w:rsid w:val="003F05CB"/>
    <w:rsid w:val="003F0A3C"/>
    <w:rsid w:val="003F0C64"/>
    <w:rsid w:val="003F1288"/>
    <w:rsid w:val="003F12F6"/>
    <w:rsid w:val="003F1569"/>
    <w:rsid w:val="003F203C"/>
    <w:rsid w:val="003F25F2"/>
    <w:rsid w:val="003F3929"/>
    <w:rsid w:val="003F3937"/>
    <w:rsid w:val="003F3C29"/>
    <w:rsid w:val="003F3E18"/>
    <w:rsid w:val="003F3E6E"/>
    <w:rsid w:val="003F3ECE"/>
    <w:rsid w:val="003F4617"/>
    <w:rsid w:val="003F4A13"/>
    <w:rsid w:val="003F4A56"/>
    <w:rsid w:val="003F4C2D"/>
    <w:rsid w:val="003F504C"/>
    <w:rsid w:val="003F5299"/>
    <w:rsid w:val="003F5923"/>
    <w:rsid w:val="003F5E29"/>
    <w:rsid w:val="003F64D2"/>
    <w:rsid w:val="003F690E"/>
    <w:rsid w:val="003F6DBD"/>
    <w:rsid w:val="003F77E9"/>
    <w:rsid w:val="003F7E0A"/>
    <w:rsid w:val="004002EB"/>
    <w:rsid w:val="00400834"/>
    <w:rsid w:val="0040094F"/>
    <w:rsid w:val="004009F2"/>
    <w:rsid w:val="004014A8"/>
    <w:rsid w:val="0040228B"/>
    <w:rsid w:val="0040232E"/>
    <w:rsid w:val="00402822"/>
    <w:rsid w:val="00402EAD"/>
    <w:rsid w:val="00402FEE"/>
    <w:rsid w:val="0040363D"/>
    <w:rsid w:val="00403B32"/>
    <w:rsid w:val="00403CA4"/>
    <w:rsid w:val="00403F27"/>
    <w:rsid w:val="0040408B"/>
    <w:rsid w:val="004040AF"/>
    <w:rsid w:val="00404314"/>
    <w:rsid w:val="00404ABF"/>
    <w:rsid w:val="00404C91"/>
    <w:rsid w:val="004063AF"/>
    <w:rsid w:val="004065AA"/>
    <w:rsid w:val="00406996"/>
    <w:rsid w:val="00406B82"/>
    <w:rsid w:val="00407081"/>
    <w:rsid w:val="0040752A"/>
    <w:rsid w:val="00407574"/>
    <w:rsid w:val="004076C4"/>
    <w:rsid w:val="00407F08"/>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543"/>
    <w:rsid w:val="00414811"/>
    <w:rsid w:val="00414A2B"/>
    <w:rsid w:val="0041509E"/>
    <w:rsid w:val="0041518D"/>
    <w:rsid w:val="004156B2"/>
    <w:rsid w:val="0041602D"/>
    <w:rsid w:val="0041602F"/>
    <w:rsid w:val="004162BD"/>
    <w:rsid w:val="00416360"/>
    <w:rsid w:val="00416AA8"/>
    <w:rsid w:val="00416B72"/>
    <w:rsid w:val="00416E72"/>
    <w:rsid w:val="00416F87"/>
    <w:rsid w:val="004175DF"/>
    <w:rsid w:val="00417705"/>
    <w:rsid w:val="00417AD4"/>
    <w:rsid w:val="00420908"/>
    <w:rsid w:val="00420A3E"/>
    <w:rsid w:val="004210ED"/>
    <w:rsid w:val="00421917"/>
    <w:rsid w:val="00421AEF"/>
    <w:rsid w:val="00421EFB"/>
    <w:rsid w:val="00421F76"/>
    <w:rsid w:val="004220BD"/>
    <w:rsid w:val="0042229E"/>
    <w:rsid w:val="004228BF"/>
    <w:rsid w:val="00422F7D"/>
    <w:rsid w:val="0042335B"/>
    <w:rsid w:val="00423446"/>
    <w:rsid w:val="004236FD"/>
    <w:rsid w:val="004238C9"/>
    <w:rsid w:val="00423C02"/>
    <w:rsid w:val="00423D33"/>
    <w:rsid w:val="0042416A"/>
    <w:rsid w:val="004251D8"/>
    <w:rsid w:val="004258E5"/>
    <w:rsid w:val="00425C91"/>
    <w:rsid w:val="00425DC8"/>
    <w:rsid w:val="004264A8"/>
    <w:rsid w:val="00426ED4"/>
    <w:rsid w:val="00426F37"/>
    <w:rsid w:val="004272D2"/>
    <w:rsid w:val="00427560"/>
    <w:rsid w:val="004300DA"/>
    <w:rsid w:val="004302F5"/>
    <w:rsid w:val="00430871"/>
    <w:rsid w:val="004309B3"/>
    <w:rsid w:val="00430B45"/>
    <w:rsid w:val="00430E10"/>
    <w:rsid w:val="00431501"/>
    <w:rsid w:val="00431CD9"/>
    <w:rsid w:val="00431F98"/>
    <w:rsid w:val="00431FE6"/>
    <w:rsid w:val="00432EA9"/>
    <w:rsid w:val="004332EB"/>
    <w:rsid w:val="00433436"/>
    <w:rsid w:val="004334A8"/>
    <w:rsid w:val="00433535"/>
    <w:rsid w:val="004336E6"/>
    <w:rsid w:val="00433C2F"/>
    <w:rsid w:val="0043428F"/>
    <w:rsid w:val="0043431E"/>
    <w:rsid w:val="004344DC"/>
    <w:rsid w:val="00434F5E"/>
    <w:rsid w:val="00434FDE"/>
    <w:rsid w:val="004352E6"/>
    <w:rsid w:val="00435899"/>
    <w:rsid w:val="004359B8"/>
    <w:rsid w:val="00436278"/>
    <w:rsid w:val="004367EF"/>
    <w:rsid w:val="004369A3"/>
    <w:rsid w:val="00436C82"/>
    <w:rsid w:val="00436D73"/>
    <w:rsid w:val="00436DB6"/>
    <w:rsid w:val="00436E4F"/>
    <w:rsid w:val="004379EE"/>
    <w:rsid w:val="00437C85"/>
    <w:rsid w:val="00437FFA"/>
    <w:rsid w:val="00440705"/>
    <w:rsid w:val="00440844"/>
    <w:rsid w:val="00440D4C"/>
    <w:rsid w:val="00440D56"/>
    <w:rsid w:val="00441028"/>
    <w:rsid w:val="0044106C"/>
    <w:rsid w:val="0044127B"/>
    <w:rsid w:val="00441CAF"/>
    <w:rsid w:val="004427A7"/>
    <w:rsid w:val="004427D0"/>
    <w:rsid w:val="00442833"/>
    <w:rsid w:val="00442857"/>
    <w:rsid w:val="00442984"/>
    <w:rsid w:val="00442C9B"/>
    <w:rsid w:val="00443496"/>
    <w:rsid w:val="004434E3"/>
    <w:rsid w:val="0044368A"/>
    <w:rsid w:val="004436E9"/>
    <w:rsid w:val="00443D3F"/>
    <w:rsid w:val="0044419B"/>
    <w:rsid w:val="004441CE"/>
    <w:rsid w:val="00444547"/>
    <w:rsid w:val="0044535F"/>
    <w:rsid w:val="0044557C"/>
    <w:rsid w:val="004455FA"/>
    <w:rsid w:val="00445848"/>
    <w:rsid w:val="00445A76"/>
    <w:rsid w:val="00445B6C"/>
    <w:rsid w:val="00445EE2"/>
    <w:rsid w:val="00445F7B"/>
    <w:rsid w:val="004463BC"/>
    <w:rsid w:val="00446453"/>
    <w:rsid w:val="00446535"/>
    <w:rsid w:val="0044686F"/>
    <w:rsid w:val="00446877"/>
    <w:rsid w:val="00446B8D"/>
    <w:rsid w:val="0044799E"/>
    <w:rsid w:val="00447DB9"/>
    <w:rsid w:val="00447EFE"/>
    <w:rsid w:val="004504CF"/>
    <w:rsid w:val="00450A34"/>
    <w:rsid w:val="00450D18"/>
    <w:rsid w:val="004513AB"/>
    <w:rsid w:val="00451539"/>
    <w:rsid w:val="00451DE0"/>
    <w:rsid w:val="00452024"/>
    <w:rsid w:val="00452360"/>
    <w:rsid w:val="004524DE"/>
    <w:rsid w:val="004524F4"/>
    <w:rsid w:val="00452941"/>
    <w:rsid w:val="004537F2"/>
    <w:rsid w:val="00453C69"/>
    <w:rsid w:val="004541D0"/>
    <w:rsid w:val="004543AF"/>
    <w:rsid w:val="00454977"/>
    <w:rsid w:val="0045511C"/>
    <w:rsid w:val="0045553D"/>
    <w:rsid w:val="004559CA"/>
    <w:rsid w:val="00456171"/>
    <w:rsid w:val="0045638B"/>
    <w:rsid w:val="00457289"/>
    <w:rsid w:val="004574D2"/>
    <w:rsid w:val="00457759"/>
    <w:rsid w:val="0046065C"/>
    <w:rsid w:val="00460AF5"/>
    <w:rsid w:val="00461274"/>
    <w:rsid w:val="004612BE"/>
    <w:rsid w:val="004617EF"/>
    <w:rsid w:val="00461C28"/>
    <w:rsid w:val="00461C7A"/>
    <w:rsid w:val="00461D8F"/>
    <w:rsid w:val="004620FC"/>
    <w:rsid w:val="00462284"/>
    <w:rsid w:val="004628FC"/>
    <w:rsid w:val="00462C4D"/>
    <w:rsid w:val="00462E17"/>
    <w:rsid w:val="00463179"/>
    <w:rsid w:val="0046326D"/>
    <w:rsid w:val="0046369B"/>
    <w:rsid w:val="0046384C"/>
    <w:rsid w:val="004644F5"/>
    <w:rsid w:val="004645A9"/>
    <w:rsid w:val="00464698"/>
    <w:rsid w:val="004646D6"/>
    <w:rsid w:val="00464832"/>
    <w:rsid w:val="00464E0C"/>
    <w:rsid w:val="00464F54"/>
    <w:rsid w:val="00464FF4"/>
    <w:rsid w:val="004658FB"/>
    <w:rsid w:val="00465B4B"/>
    <w:rsid w:val="00465D08"/>
    <w:rsid w:val="00465F2E"/>
    <w:rsid w:val="00466057"/>
    <w:rsid w:val="0046639D"/>
    <w:rsid w:val="00466681"/>
    <w:rsid w:val="00466971"/>
    <w:rsid w:val="004669C4"/>
    <w:rsid w:val="004670BB"/>
    <w:rsid w:val="00467353"/>
    <w:rsid w:val="00467BEB"/>
    <w:rsid w:val="00467D3C"/>
    <w:rsid w:val="0047028D"/>
    <w:rsid w:val="00470299"/>
    <w:rsid w:val="00470427"/>
    <w:rsid w:val="00470D27"/>
    <w:rsid w:val="00470FAC"/>
    <w:rsid w:val="00471075"/>
    <w:rsid w:val="00471080"/>
    <w:rsid w:val="0047138A"/>
    <w:rsid w:val="00471615"/>
    <w:rsid w:val="004718F0"/>
    <w:rsid w:val="00471A66"/>
    <w:rsid w:val="00473161"/>
    <w:rsid w:val="0047337D"/>
    <w:rsid w:val="004735B5"/>
    <w:rsid w:val="00473FD7"/>
    <w:rsid w:val="0047525A"/>
    <w:rsid w:val="004754EE"/>
    <w:rsid w:val="0047584F"/>
    <w:rsid w:val="004758F3"/>
    <w:rsid w:val="004760D3"/>
    <w:rsid w:val="00476296"/>
    <w:rsid w:val="0047648B"/>
    <w:rsid w:val="00476525"/>
    <w:rsid w:val="00476646"/>
    <w:rsid w:val="0047729C"/>
    <w:rsid w:val="004772C9"/>
    <w:rsid w:val="0047753E"/>
    <w:rsid w:val="0047789C"/>
    <w:rsid w:val="004778FF"/>
    <w:rsid w:val="00477BD1"/>
    <w:rsid w:val="00477DE6"/>
    <w:rsid w:val="00480577"/>
    <w:rsid w:val="00480DBB"/>
    <w:rsid w:val="00481467"/>
    <w:rsid w:val="0048251E"/>
    <w:rsid w:val="004828EC"/>
    <w:rsid w:val="00482F0E"/>
    <w:rsid w:val="004832BF"/>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D50"/>
    <w:rsid w:val="004910D4"/>
    <w:rsid w:val="004914FA"/>
    <w:rsid w:val="00491E9F"/>
    <w:rsid w:val="004927E4"/>
    <w:rsid w:val="004927E6"/>
    <w:rsid w:val="00492952"/>
    <w:rsid w:val="00492AE6"/>
    <w:rsid w:val="00493467"/>
    <w:rsid w:val="004936FE"/>
    <w:rsid w:val="00493D5B"/>
    <w:rsid w:val="00493F89"/>
    <w:rsid w:val="004943D3"/>
    <w:rsid w:val="00494445"/>
    <w:rsid w:val="0049444A"/>
    <w:rsid w:val="004945B5"/>
    <w:rsid w:val="00494A60"/>
    <w:rsid w:val="00494ACE"/>
    <w:rsid w:val="00494B28"/>
    <w:rsid w:val="0049508E"/>
    <w:rsid w:val="00495368"/>
    <w:rsid w:val="004955D1"/>
    <w:rsid w:val="00495623"/>
    <w:rsid w:val="00495697"/>
    <w:rsid w:val="00495CD5"/>
    <w:rsid w:val="00495D11"/>
    <w:rsid w:val="00495E14"/>
    <w:rsid w:val="004964CF"/>
    <w:rsid w:val="00497282"/>
    <w:rsid w:val="00497A63"/>
    <w:rsid w:val="00497B4F"/>
    <w:rsid w:val="004A0E0F"/>
    <w:rsid w:val="004A0EF4"/>
    <w:rsid w:val="004A0EFE"/>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9C4"/>
    <w:rsid w:val="004A7B37"/>
    <w:rsid w:val="004A7E64"/>
    <w:rsid w:val="004A7E7C"/>
    <w:rsid w:val="004A7EF5"/>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529"/>
    <w:rsid w:val="004B59EB"/>
    <w:rsid w:val="004B5B49"/>
    <w:rsid w:val="004B5B5D"/>
    <w:rsid w:val="004B5E25"/>
    <w:rsid w:val="004B6094"/>
    <w:rsid w:val="004B64BD"/>
    <w:rsid w:val="004B7621"/>
    <w:rsid w:val="004B78FA"/>
    <w:rsid w:val="004C01D8"/>
    <w:rsid w:val="004C0256"/>
    <w:rsid w:val="004C06FA"/>
    <w:rsid w:val="004C0713"/>
    <w:rsid w:val="004C0B99"/>
    <w:rsid w:val="004C0FB8"/>
    <w:rsid w:val="004C1676"/>
    <w:rsid w:val="004C1C9D"/>
    <w:rsid w:val="004C22D7"/>
    <w:rsid w:val="004C2511"/>
    <w:rsid w:val="004C251C"/>
    <w:rsid w:val="004C2776"/>
    <w:rsid w:val="004C33E1"/>
    <w:rsid w:val="004C3AEA"/>
    <w:rsid w:val="004C3BBE"/>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2D9"/>
    <w:rsid w:val="004C6CD4"/>
    <w:rsid w:val="004C6E41"/>
    <w:rsid w:val="004C7298"/>
    <w:rsid w:val="004C769D"/>
    <w:rsid w:val="004C7A56"/>
    <w:rsid w:val="004C7F7C"/>
    <w:rsid w:val="004D07A3"/>
    <w:rsid w:val="004D08DA"/>
    <w:rsid w:val="004D0AB5"/>
    <w:rsid w:val="004D111E"/>
    <w:rsid w:val="004D11AB"/>
    <w:rsid w:val="004D1567"/>
    <w:rsid w:val="004D1956"/>
    <w:rsid w:val="004D1F88"/>
    <w:rsid w:val="004D20A4"/>
    <w:rsid w:val="004D211B"/>
    <w:rsid w:val="004D2409"/>
    <w:rsid w:val="004D29F7"/>
    <w:rsid w:val="004D2A55"/>
    <w:rsid w:val="004D2C78"/>
    <w:rsid w:val="004D2D49"/>
    <w:rsid w:val="004D2E17"/>
    <w:rsid w:val="004D2E21"/>
    <w:rsid w:val="004D2EE7"/>
    <w:rsid w:val="004D3AE4"/>
    <w:rsid w:val="004D3DFA"/>
    <w:rsid w:val="004D4F43"/>
    <w:rsid w:val="004D53C1"/>
    <w:rsid w:val="004D6B7F"/>
    <w:rsid w:val="004D6C51"/>
    <w:rsid w:val="004D72F2"/>
    <w:rsid w:val="004D7D81"/>
    <w:rsid w:val="004E0D9E"/>
    <w:rsid w:val="004E10BE"/>
    <w:rsid w:val="004E11B7"/>
    <w:rsid w:val="004E16E7"/>
    <w:rsid w:val="004E18C7"/>
    <w:rsid w:val="004E1EF7"/>
    <w:rsid w:val="004E215F"/>
    <w:rsid w:val="004E2C9B"/>
    <w:rsid w:val="004E384D"/>
    <w:rsid w:val="004E3C54"/>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961"/>
    <w:rsid w:val="004F0ACC"/>
    <w:rsid w:val="004F0AF5"/>
    <w:rsid w:val="004F0CBC"/>
    <w:rsid w:val="004F0E3D"/>
    <w:rsid w:val="004F0E81"/>
    <w:rsid w:val="004F11F6"/>
    <w:rsid w:val="004F1509"/>
    <w:rsid w:val="004F1687"/>
    <w:rsid w:val="004F18A0"/>
    <w:rsid w:val="004F1C82"/>
    <w:rsid w:val="004F1F5E"/>
    <w:rsid w:val="004F23E0"/>
    <w:rsid w:val="004F2432"/>
    <w:rsid w:val="004F2683"/>
    <w:rsid w:val="004F33DC"/>
    <w:rsid w:val="004F3ADC"/>
    <w:rsid w:val="004F4D18"/>
    <w:rsid w:val="004F53AA"/>
    <w:rsid w:val="004F56EA"/>
    <w:rsid w:val="004F57E1"/>
    <w:rsid w:val="004F5D3C"/>
    <w:rsid w:val="004F6463"/>
    <w:rsid w:val="004F696E"/>
    <w:rsid w:val="004F6D28"/>
    <w:rsid w:val="004F741A"/>
    <w:rsid w:val="004F7C71"/>
    <w:rsid w:val="004F7CB1"/>
    <w:rsid w:val="0050004E"/>
    <w:rsid w:val="0050121D"/>
    <w:rsid w:val="005019A7"/>
    <w:rsid w:val="00501DB6"/>
    <w:rsid w:val="00501EE2"/>
    <w:rsid w:val="00502766"/>
    <w:rsid w:val="00502C10"/>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50B"/>
    <w:rsid w:val="00511C2D"/>
    <w:rsid w:val="0051287C"/>
    <w:rsid w:val="00512E4A"/>
    <w:rsid w:val="00513512"/>
    <w:rsid w:val="00513BDA"/>
    <w:rsid w:val="00513FA7"/>
    <w:rsid w:val="00514218"/>
    <w:rsid w:val="00514D7E"/>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0BEE"/>
    <w:rsid w:val="005214FD"/>
    <w:rsid w:val="005223A2"/>
    <w:rsid w:val="00522662"/>
    <w:rsid w:val="00522C7E"/>
    <w:rsid w:val="00522DCE"/>
    <w:rsid w:val="00523269"/>
    <w:rsid w:val="005233C7"/>
    <w:rsid w:val="0052345F"/>
    <w:rsid w:val="0052353B"/>
    <w:rsid w:val="005239C1"/>
    <w:rsid w:val="00523B2D"/>
    <w:rsid w:val="005242B7"/>
    <w:rsid w:val="00524636"/>
    <w:rsid w:val="005246FB"/>
    <w:rsid w:val="0052492B"/>
    <w:rsid w:val="005249D5"/>
    <w:rsid w:val="005249E1"/>
    <w:rsid w:val="00524A0F"/>
    <w:rsid w:val="005250C2"/>
    <w:rsid w:val="0052548D"/>
    <w:rsid w:val="00525933"/>
    <w:rsid w:val="00525C67"/>
    <w:rsid w:val="00526296"/>
    <w:rsid w:val="0052657A"/>
    <w:rsid w:val="00526675"/>
    <w:rsid w:val="00526937"/>
    <w:rsid w:val="00526AFF"/>
    <w:rsid w:val="00526BDB"/>
    <w:rsid w:val="00526C33"/>
    <w:rsid w:val="005279BC"/>
    <w:rsid w:val="00527EB1"/>
    <w:rsid w:val="00530027"/>
    <w:rsid w:val="00530A9B"/>
    <w:rsid w:val="00530B9E"/>
    <w:rsid w:val="0053112B"/>
    <w:rsid w:val="00531286"/>
    <w:rsid w:val="00531689"/>
    <w:rsid w:val="005321B8"/>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B08"/>
    <w:rsid w:val="005360D1"/>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272D"/>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342"/>
    <w:rsid w:val="00546978"/>
    <w:rsid w:val="005476AA"/>
    <w:rsid w:val="00547C55"/>
    <w:rsid w:val="005501E7"/>
    <w:rsid w:val="0055023F"/>
    <w:rsid w:val="0055146D"/>
    <w:rsid w:val="005516A8"/>
    <w:rsid w:val="00551C2C"/>
    <w:rsid w:val="005522EB"/>
    <w:rsid w:val="00552559"/>
    <w:rsid w:val="005527A6"/>
    <w:rsid w:val="005529A7"/>
    <w:rsid w:val="00552C00"/>
    <w:rsid w:val="00552D82"/>
    <w:rsid w:val="00552E51"/>
    <w:rsid w:val="00553972"/>
    <w:rsid w:val="0055439A"/>
    <w:rsid w:val="005545A8"/>
    <w:rsid w:val="00554871"/>
    <w:rsid w:val="00554F77"/>
    <w:rsid w:val="00555074"/>
    <w:rsid w:val="005551CF"/>
    <w:rsid w:val="00555794"/>
    <w:rsid w:val="00555B52"/>
    <w:rsid w:val="00555B90"/>
    <w:rsid w:val="00555D7C"/>
    <w:rsid w:val="00555E5D"/>
    <w:rsid w:val="005560A2"/>
    <w:rsid w:val="00556276"/>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304"/>
    <w:rsid w:val="005628E1"/>
    <w:rsid w:val="00562E2F"/>
    <w:rsid w:val="005636DB"/>
    <w:rsid w:val="00563A0C"/>
    <w:rsid w:val="005649CB"/>
    <w:rsid w:val="00564D6F"/>
    <w:rsid w:val="00564DB7"/>
    <w:rsid w:val="0056500D"/>
    <w:rsid w:val="00565A98"/>
    <w:rsid w:val="00566231"/>
    <w:rsid w:val="0056667D"/>
    <w:rsid w:val="0057037B"/>
    <w:rsid w:val="00570486"/>
    <w:rsid w:val="005704F1"/>
    <w:rsid w:val="00570BD4"/>
    <w:rsid w:val="0057125B"/>
    <w:rsid w:val="005712FF"/>
    <w:rsid w:val="0057187E"/>
    <w:rsid w:val="00571C03"/>
    <w:rsid w:val="00571DD6"/>
    <w:rsid w:val="00571DEF"/>
    <w:rsid w:val="00572BB9"/>
    <w:rsid w:val="0057304A"/>
    <w:rsid w:val="005730C7"/>
    <w:rsid w:val="005731F6"/>
    <w:rsid w:val="00573415"/>
    <w:rsid w:val="005735F7"/>
    <w:rsid w:val="00573807"/>
    <w:rsid w:val="00573F11"/>
    <w:rsid w:val="0057456C"/>
    <w:rsid w:val="0057478E"/>
    <w:rsid w:val="0057504F"/>
    <w:rsid w:val="00575783"/>
    <w:rsid w:val="0057588A"/>
    <w:rsid w:val="005762E0"/>
    <w:rsid w:val="00576C41"/>
    <w:rsid w:val="005770C3"/>
    <w:rsid w:val="005775F9"/>
    <w:rsid w:val="005776C0"/>
    <w:rsid w:val="00577EE8"/>
    <w:rsid w:val="005806A5"/>
    <w:rsid w:val="00580755"/>
    <w:rsid w:val="0058088A"/>
    <w:rsid w:val="00580CF0"/>
    <w:rsid w:val="005811B5"/>
    <w:rsid w:val="00581253"/>
    <w:rsid w:val="00581C02"/>
    <w:rsid w:val="00581C9C"/>
    <w:rsid w:val="00581E24"/>
    <w:rsid w:val="00581EFD"/>
    <w:rsid w:val="00582C97"/>
    <w:rsid w:val="00582DAD"/>
    <w:rsid w:val="00582F6C"/>
    <w:rsid w:val="005833D3"/>
    <w:rsid w:val="00583A6A"/>
    <w:rsid w:val="00583B8D"/>
    <w:rsid w:val="00583C15"/>
    <w:rsid w:val="0058479D"/>
    <w:rsid w:val="00584947"/>
    <w:rsid w:val="0058592A"/>
    <w:rsid w:val="00585978"/>
    <w:rsid w:val="005859F5"/>
    <w:rsid w:val="00585E5F"/>
    <w:rsid w:val="005860BF"/>
    <w:rsid w:val="005865A6"/>
    <w:rsid w:val="0058670F"/>
    <w:rsid w:val="00586782"/>
    <w:rsid w:val="00586CF0"/>
    <w:rsid w:val="00586DBD"/>
    <w:rsid w:val="00586F71"/>
    <w:rsid w:val="00587157"/>
    <w:rsid w:val="00587758"/>
    <w:rsid w:val="00587875"/>
    <w:rsid w:val="00587EE8"/>
    <w:rsid w:val="00587FF0"/>
    <w:rsid w:val="0059007A"/>
    <w:rsid w:val="005903F5"/>
    <w:rsid w:val="00590A31"/>
    <w:rsid w:val="00591096"/>
    <w:rsid w:val="00591860"/>
    <w:rsid w:val="00591A36"/>
    <w:rsid w:val="00591AF9"/>
    <w:rsid w:val="00591B14"/>
    <w:rsid w:val="00592370"/>
    <w:rsid w:val="00592C39"/>
    <w:rsid w:val="00592E18"/>
    <w:rsid w:val="00593C14"/>
    <w:rsid w:val="00593E8A"/>
    <w:rsid w:val="005949BA"/>
    <w:rsid w:val="0059552D"/>
    <w:rsid w:val="00595DCD"/>
    <w:rsid w:val="00596074"/>
    <w:rsid w:val="00596220"/>
    <w:rsid w:val="005963CC"/>
    <w:rsid w:val="0059658A"/>
    <w:rsid w:val="00596A7C"/>
    <w:rsid w:val="00596B61"/>
    <w:rsid w:val="00597234"/>
    <w:rsid w:val="00597ABF"/>
    <w:rsid w:val="00597CA4"/>
    <w:rsid w:val="00597FC8"/>
    <w:rsid w:val="005A0015"/>
    <w:rsid w:val="005A0080"/>
    <w:rsid w:val="005A0619"/>
    <w:rsid w:val="005A0B01"/>
    <w:rsid w:val="005A0FD0"/>
    <w:rsid w:val="005A10E0"/>
    <w:rsid w:val="005A11CF"/>
    <w:rsid w:val="005A1663"/>
    <w:rsid w:val="005A1A08"/>
    <w:rsid w:val="005A1C27"/>
    <w:rsid w:val="005A1F27"/>
    <w:rsid w:val="005A258C"/>
    <w:rsid w:val="005A2674"/>
    <w:rsid w:val="005A2B94"/>
    <w:rsid w:val="005A2C48"/>
    <w:rsid w:val="005A4235"/>
    <w:rsid w:val="005A43BA"/>
    <w:rsid w:val="005A47E9"/>
    <w:rsid w:val="005A58DD"/>
    <w:rsid w:val="005A5B72"/>
    <w:rsid w:val="005A5BB0"/>
    <w:rsid w:val="005A63A7"/>
    <w:rsid w:val="005A6C2E"/>
    <w:rsid w:val="005A74E6"/>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A59"/>
    <w:rsid w:val="005B4DB0"/>
    <w:rsid w:val="005B5337"/>
    <w:rsid w:val="005B550C"/>
    <w:rsid w:val="005B5C86"/>
    <w:rsid w:val="005B5EA1"/>
    <w:rsid w:val="005B610F"/>
    <w:rsid w:val="005B68E2"/>
    <w:rsid w:val="005B70BB"/>
    <w:rsid w:val="005B7664"/>
    <w:rsid w:val="005B7F3E"/>
    <w:rsid w:val="005B7FE9"/>
    <w:rsid w:val="005C00B9"/>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6D9"/>
    <w:rsid w:val="005C5908"/>
    <w:rsid w:val="005C5B1E"/>
    <w:rsid w:val="005C5D21"/>
    <w:rsid w:val="005C5E99"/>
    <w:rsid w:val="005C6527"/>
    <w:rsid w:val="005C6E64"/>
    <w:rsid w:val="005C6FE4"/>
    <w:rsid w:val="005C70E2"/>
    <w:rsid w:val="005C7677"/>
    <w:rsid w:val="005C7D7D"/>
    <w:rsid w:val="005C7E98"/>
    <w:rsid w:val="005D0E59"/>
    <w:rsid w:val="005D10AA"/>
    <w:rsid w:val="005D1D6C"/>
    <w:rsid w:val="005D1FA1"/>
    <w:rsid w:val="005D216B"/>
    <w:rsid w:val="005D24AA"/>
    <w:rsid w:val="005D2B02"/>
    <w:rsid w:val="005D2CB7"/>
    <w:rsid w:val="005D49C4"/>
    <w:rsid w:val="005D49CD"/>
    <w:rsid w:val="005D4AE2"/>
    <w:rsid w:val="005D4E3E"/>
    <w:rsid w:val="005D4E80"/>
    <w:rsid w:val="005D50B9"/>
    <w:rsid w:val="005D5740"/>
    <w:rsid w:val="005D59D1"/>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21A4"/>
    <w:rsid w:val="005E2304"/>
    <w:rsid w:val="005E272C"/>
    <w:rsid w:val="005E2B3C"/>
    <w:rsid w:val="005E2CDF"/>
    <w:rsid w:val="005E3AE6"/>
    <w:rsid w:val="005E3D40"/>
    <w:rsid w:val="005E3DA1"/>
    <w:rsid w:val="005E43E2"/>
    <w:rsid w:val="005E4B9B"/>
    <w:rsid w:val="005E5382"/>
    <w:rsid w:val="005E56A9"/>
    <w:rsid w:val="005E6E7C"/>
    <w:rsid w:val="005E78A9"/>
    <w:rsid w:val="005E78CD"/>
    <w:rsid w:val="005E798A"/>
    <w:rsid w:val="005E79FE"/>
    <w:rsid w:val="005E7A18"/>
    <w:rsid w:val="005E7BB0"/>
    <w:rsid w:val="005E7DD9"/>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5630"/>
    <w:rsid w:val="005F597A"/>
    <w:rsid w:val="005F5D84"/>
    <w:rsid w:val="005F619E"/>
    <w:rsid w:val="005F6E05"/>
    <w:rsid w:val="005F73D0"/>
    <w:rsid w:val="005F7B2E"/>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8CD"/>
    <w:rsid w:val="00605B99"/>
    <w:rsid w:val="00606618"/>
    <w:rsid w:val="0060686B"/>
    <w:rsid w:val="00606B95"/>
    <w:rsid w:val="0060727F"/>
    <w:rsid w:val="00607735"/>
    <w:rsid w:val="00607CC6"/>
    <w:rsid w:val="00607FAB"/>
    <w:rsid w:val="00610804"/>
    <w:rsid w:val="0061099F"/>
    <w:rsid w:val="00610BF4"/>
    <w:rsid w:val="00610C81"/>
    <w:rsid w:val="00611102"/>
    <w:rsid w:val="00611371"/>
    <w:rsid w:val="00611912"/>
    <w:rsid w:val="00611B1A"/>
    <w:rsid w:val="00611F12"/>
    <w:rsid w:val="00612B22"/>
    <w:rsid w:val="00612B7E"/>
    <w:rsid w:val="00613ABD"/>
    <w:rsid w:val="00613BC4"/>
    <w:rsid w:val="006145A0"/>
    <w:rsid w:val="00614D23"/>
    <w:rsid w:val="0061550C"/>
    <w:rsid w:val="00615624"/>
    <w:rsid w:val="00615D7A"/>
    <w:rsid w:val="00615D88"/>
    <w:rsid w:val="00615DB2"/>
    <w:rsid w:val="0061684D"/>
    <w:rsid w:val="006169D2"/>
    <w:rsid w:val="00616A49"/>
    <w:rsid w:val="006171BD"/>
    <w:rsid w:val="00617604"/>
    <w:rsid w:val="00617A64"/>
    <w:rsid w:val="00620E87"/>
    <w:rsid w:val="00621030"/>
    <w:rsid w:val="006213F0"/>
    <w:rsid w:val="00621F9B"/>
    <w:rsid w:val="006221AD"/>
    <w:rsid w:val="00622355"/>
    <w:rsid w:val="00622680"/>
    <w:rsid w:val="00622E24"/>
    <w:rsid w:val="00623292"/>
    <w:rsid w:val="0062329B"/>
    <w:rsid w:val="00623A22"/>
    <w:rsid w:val="0062435A"/>
    <w:rsid w:val="00624375"/>
    <w:rsid w:val="006243C7"/>
    <w:rsid w:val="0062485A"/>
    <w:rsid w:val="006255F6"/>
    <w:rsid w:val="00625895"/>
    <w:rsid w:val="00625C80"/>
    <w:rsid w:val="00625CEA"/>
    <w:rsid w:val="00625DE7"/>
    <w:rsid w:val="00625E13"/>
    <w:rsid w:val="00626390"/>
    <w:rsid w:val="00626E84"/>
    <w:rsid w:val="006278F2"/>
    <w:rsid w:val="00627C49"/>
    <w:rsid w:val="006300B9"/>
    <w:rsid w:val="0063025D"/>
    <w:rsid w:val="00630399"/>
    <w:rsid w:val="00630870"/>
    <w:rsid w:val="00630A4B"/>
    <w:rsid w:val="00630D06"/>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51A3"/>
    <w:rsid w:val="00635733"/>
    <w:rsid w:val="006359F2"/>
    <w:rsid w:val="00635BDB"/>
    <w:rsid w:val="0063646D"/>
    <w:rsid w:val="00636E17"/>
    <w:rsid w:val="00637076"/>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787"/>
    <w:rsid w:val="006432B0"/>
    <w:rsid w:val="0064347D"/>
    <w:rsid w:val="006436F0"/>
    <w:rsid w:val="00643D10"/>
    <w:rsid w:val="00643D28"/>
    <w:rsid w:val="0064428B"/>
    <w:rsid w:val="00644D0D"/>
    <w:rsid w:val="00645378"/>
    <w:rsid w:val="0064572B"/>
    <w:rsid w:val="00645DB9"/>
    <w:rsid w:val="00645FF3"/>
    <w:rsid w:val="00646349"/>
    <w:rsid w:val="0064652A"/>
    <w:rsid w:val="00646664"/>
    <w:rsid w:val="006468B2"/>
    <w:rsid w:val="00646E4C"/>
    <w:rsid w:val="006470EA"/>
    <w:rsid w:val="0064761F"/>
    <w:rsid w:val="0064794C"/>
    <w:rsid w:val="00647EE9"/>
    <w:rsid w:val="00650593"/>
    <w:rsid w:val="006505D4"/>
    <w:rsid w:val="00650F8F"/>
    <w:rsid w:val="006519A8"/>
    <w:rsid w:val="00651C1C"/>
    <w:rsid w:val="00651D2A"/>
    <w:rsid w:val="00651EF5"/>
    <w:rsid w:val="006522B9"/>
    <w:rsid w:val="0065268D"/>
    <w:rsid w:val="00652980"/>
    <w:rsid w:val="00652B03"/>
    <w:rsid w:val="0065302C"/>
    <w:rsid w:val="00653554"/>
    <w:rsid w:val="0065382C"/>
    <w:rsid w:val="00653CC3"/>
    <w:rsid w:val="0065421C"/>
    <w:rsid w:val="00654A29"/>
    <w:rsid w:val="00654CB6"/>
    <w:rsid w:val="0065575B"/>
    <w:rsid w:val="00655BB7"/>
    <w:rsid w:val="00655E54"/>
    <w:rsid w:val="0065679E"/>
    <w:rsid w:val="0065682A"/>
    <w:rsid w:val="00656A5B"/>
    <w:rsid w:val="00656FD0"/>
    <w:rsid w:val="006570D5"/>
    <w:rsid w:val="006572C3"/>
    <w:rsid w:val="006574F7"/>
    <w:rsid w:val="00657607"/>
    <w:rsid w:val="0065770B"/>
    <w:rsid w:val="006579DB"/>
    <w:rsid w:val="00657C4A"/>
    <w:rsid w:val="006608A7"/>
    <w:rsid w:val="00660C0B"/>
    <w:rsid w:val="00661081"/>
    <w:rsid w:val="0066135A"/>
    <w:rsid w:val="00662127"/>
    <w:rsid w:val="00662243"/>
    <w:rsid w:val="0066242A"/>
    <w:rsid w:val="00662E6C"/>
    <w:rsid w:val="00662EE0"/>
    <w:rsid w:val="0066313F"/>
    <w:rsid w:val="006637EB"/>
    <w:rsid w:val="00663C36"/>
    <w:rsid w:val="00664A69"/>
    <w:rsid w:val="00664CFC"/>
    <w:rsid w:val="00664FBA"/>
    <w:rsid w:val="00665089"/>
    <w:rsid w:val="006655B5"/>
    <w:rsid w:val="00665979"/>
    <w:rsid w:val="00665E18"/>
    <w:rsid w:val="00666036"/>
    <w:rsid w:val="00666602"/>
    <w:rsid w:val="00666811"/>
    <w:rsid w:val="00666A2E"/>
    <w:rsid w:val="00666A8F"/>
    <w:rsid w:val="00666E41"/>
    <w:rsid w:val="00666E6B"/>
    <w:rsid w:val="00666F9C"/>
    <w:rsid w:val="00671007"/>
    <w:rsid w:val="006712D8"/>
    <w:rsid w:val="0067158D"/>
    <w:rsid w:val="006716F5"/>
    <w:rsid w:val="006718B6"/>
    <w:rsid w:val="00671906"/>
    <w:rsid w:val="00671A8C"/>
    <w:rsid w:val="00671C6C"/>
    <w:rsid w:val="00672FAA"/>
    <w:rsid w:val="00673053"/>
    <w:rsid w:val="006740FA"/>
    <w:rsid w:val="006751B3"/>
    <w:rsid w:val="006751FA"/>
    <w:rsid w:val="006757E9"/>
    <w:rsid w:val="0067602D"/>
    <w:rsid w:val="0067692B"/>
    <w:rsid w:val="00676B29"/>
    <w:rsid w:val="00677C0C"/>
    <w:rsid w:val="00680339"/>
    <w:rsid w:val="00680B0C"/>
    <w:rsid w:val="00680D9E"/>
    <w:rsid w:val="00680DD5"/>
    <w:rsid w:val="00681B9D"/>
    <w:rsid w:val="00681D26"/>
    <w:rsid w:val="00681D79"/>
    <w:rsid w:val="00681EAE"/>
    <w:rsid w:val="00681F4E"/>
    <w:rsid w:val="006824ED"/>
    <w:rsid w:val="006827AD"/>
    <w:rsid w:val="00682839"/>
    <w:rsid w:val="00683159"/>
    <w:rsid w:val="00683F8A"/>
    <w:rsid w:val="006840F4"/>
    <w:rsid w:val="00684648"/>
    <w:rsid w:val="00684A56"/>
    <w:rsid w:val="006852E4"/>
    <w:rsid w:val="00685821"/>
    <w:rsid w:val="00685823"/>
    <w:rsid w:val="00685A5E"/>
    <w:rsid w:val="00686023"/>
    <w:rsid w:val="00686516"/>
    <w:rsid w:val="006869FB"/>
    <w:rsid w:val="006870E2"/>
    <w:rsid w:val="0068720D"/>
    <w:rsid w:val="00687BC9"/>
    <w:rsid w:val="00690626"/>
    <w:rsid w:val="00690718"/>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8C0"/>
    <w:rsid w:val="006A2B95"/>
    <w:rsid w:val="006A2BDA"/>
    <w:rsid w:val="006A2CCB"/>
    <w:rsid w:val="006A2E81"/>
    <w:rsid w:val="006A3ECC"/>
    <w:rsid w:val="006A4113"/>
    <w:rsid w:val="006A491D"/>
    <w:rsid w:val="006A4C5C"/>
    <w:rsid w:val="006A4E69"/>
    <w:rsid w:val="006A50C7"/>
    <w:rsid w:val="006A5204"/>
    <w:rsid w:val="006A5315"/>
    <w:rsid w:val="006A5474"/>
    <w:rsid w:val="006A575E"/>
    <w:rsid w:val="006A5852"/>
    <w:rsid w:val="006A6B25"/>
    <w:rsid w:val="006A6BDD"/>
    <w:rsid w:val="006A73A2"/>
    <w:rsid w:val="006A76D1"/>
    <w:rsid w:val="006A7A55"/>
    <w:rsid w:val="006B025A"/>
    <w:rsid w:val="006B07C6"/>
    <w:rsid w:val="006B0DFF"/>
    <w:rsid w:val="006B1432"/>
    <w:rsid w:val="006B1E58"/>
    <w:rsid w:val="006B207F"/>
    <w:rsid w:val="006B23C0"/>
    <w:rsid w:val="006B2A7A"/>
    <w:rsid w:val="006B38FA"/>
    <w:rsid w:val="006B3B04"/>
    <w:rsid w:val="006B3C64"/>
    <w:rsid w:val="006B3F90"/>
    <w:rsid w:val="006B41F7"/>
    <w:rsid w:val="006B49B6"/>
    <w:rsid w:val="006B49CD"/>
    <w:rsid w:val="006B4A94"/>
    <w:rsid w:val="006B4CC1"/>
    <w:rsid w:val="006B574E"/>
    <w:rsid w:val="006B5B00"/>
    <w:rsid w:val="006B6284"/>
    <w:rsid w:val="006B645A"/>
    <w:rsid w:val="006B6522"/>
    <w:rsid w:val="006B6910"/>
    <w:rsid w:val="006B74C5"/>
    <w:rsid w:val="006C00ED"/>
    <w:rsid w:val="006C02AB"/>
    <w:rsid w:val="006C02D0"/>
    <w:rsid w:val="006C07D1"/>
    <w:rsid w:val="006C09BF"/>
    <w:rsid w:val="006C1158"/>
    <w:rsid w:val="006C14EE"/>
    <w:rsid w:val="006C185F"/>
    <w:rsid w:val="006C1BE5"/>
    <w:rsid w:val="006C1C97"/>
    <w:rsid w:val="006C2302"/>
    <w:rsid w:val="006C233D"/>
    <w:rsid w:val="006C2819"/>
    <w:rsid w:val="006C2C06"/>
    <w:rsid w:val="006C2E35"/>
    <w:rsid w:val="006C3494"/>
    <w:rsid w:val="006C3B4D"/>
    <w:rsid w:val="006C3BF7"/>
    <w:rsid w:val="006C40DD"/>
    <w:rsid w:val="006C420E"/>
    <w:rsid w:val="006C44FD"/>
    <w:rsid w:val="006C4BA5"/>
    <w:rsid w:val="006C5247"/>
    <w:rsid w:val="006C537B"/>
    <w:rsid w:val="006C5392"/>
    <w:rsid w:val="006C56C7"/>
    <w:rsid w:val="006C57DE"/>
    <w:rsid w:val="006C5A8F"/>
    <w:rsid w:val="006C60D5"/>
    <w:rsid w:val="006C6150"/>
    <w:rsid w:val="006C61C9"/>
    <w:rsid w:val="006C6229"/>
    <w:rsid w:val="006C63A8"/>
    <w:rsid w:val="006C642A"/>
    <w:rsid w:val="006C6D12"/>
    <w:rsid w:val="006C6F43"/>
    <w:rsid w:val="006C714E"/>
    <w:rsid w:val="006C752F"/>
    <w:rsid w:val="006C7627"/>
    <w:rsid w:val="006C786D"/>
    <w:rsid w:val="006C7CE5"/>
    <w:rsid w:val="006D03CA"/>
    <w:rsid w:val="006D0919"/>
    <w:rsid w:val="006D0E34"/>
    <w:rsid w:val="006D180E"/>
    <w:rsid w:val="006D1B15"/>
    <w:rsid w:val="006D1D4C"/>
    <w:rsid w:val="006D1F53"/>
    <w:rsid w:val="006D27D0"/>
    <w:rsid w:val="006D292B"/>
    <w:rsid w:val="006D29ED"/>
    <w:rsid w:val="006D31F0"/>
    <w:rsid w:val="006D332A"/>
    <w:rsid w:val="006D355A"/>
    <w:rsid w:val="006D3D77"/>
    <w:rsid w:val="006D3E0C"/>
    <w:rsid w:val="006D3EF7"/>
    <w:rsid w:val="006D437E"/>
    <w:rsid w:val="006D50D7"/>
    <w:rsid w:val="006D531A"/>
    <w:rsid w:val="006D5AB9"/>
    <w:rsid w:val="006D5B7F"/>
    <w:rsid w:val="006D5D7D"/>
    <w:rsid w:val="006D61A1"/>
    <w:rsid w:val="006D666F"/>
    <w:rsid w:val="006D66F6"/>
    <w:rsid w:val="006D68BD"/>
    <w:rsid w:val="006D6945"/>
    <w:rsid w:val="006D6C02"/>
    <w:rsid w:val="006D6C6B"/>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5DF1"/>
    <w:rsid w:val="006E610E"/>
    <w:rsid w:val="006E6163"/>
    <w:rsid w:val="006E686F"/>
    <w:rsid w:val="006E699A"/>
    <w:rsid w:val="006E6A31"/>
    <w:rsid w:val="006E6FC1"/>
    <w:rsid w:val="006E6FC8"/>
    <w:rsid w:val="006E730A"/>
    <w:rsid w:val="006E756E"/>
    <w:rsid w:val="006F0440"/>
    <w:rsid w:val="006F1CFE"/>
    <w:rsid w:val="006F1D15"/>
    <w:rsid w:val="006F2614"/>
    <w:rsid w:val="006F2952"/>
    <w:rsid w:val="006F2CFE"/>
    <w:rsid w:val="006F2E3A"/>
    <w:rsid w:val="006F347F"/>
    <w:rsid w:val="006F48F0"/>
    <w:rsid w:val="006F4B2C"/>
    <w:rsid w:val="006F5670"/>
    <w:rsid w:val="006F56E7"/>
    <w:rsid w:val="006F5833"/>
    <w:rsid w:val="006F586C"/>
    <w:rsid w:val="006F59E0"/>
    <w:rsid w:val="006F613D"/>
    <w:rsid w:val="006F616D"/>
    <w:rsid w:val="006F6643"/>
    <w:rsid w:val="006F6DDA"/>
    <w:rsid w:val="006F7400"/>
    <w:rsid w:val="006F7535"/>
    <w:rsid w:val="006F7609"/>
    <w:rsid w:val="006F77FE"/>
    <w:rsid w:val="006F7ADC"/>
    <w:rsid w:val="006F7D28"/>
    <w:rsid w:val="006F7E01"/>
    <w:rsid w:val="006F7E9F"/>
    <w:rsid w:val="006F7F1F"/>
    <w:rsid w:val="00700411"/>
    <w:rsid w:val="0070059E"/>
    <w:rsid w:val="007005E9"/>
    <w:rsid w:val="0070076D"/>
    <w:rsid w:val="00700BE2"/>
    <w:rsid w:val="00700F6C"/>
    <w:rsid w:val="0070138C"/>
    <w:rsid w:val="0070173C"/>
    <w:rsid w:val="00701A40"/>
    <w:rsid w:val="00701EBA"/>
    <w:rsid w:val="007024E4"/>
    <w:rsid w:val="00702891"/>
    <w:rsid w:val="007028C5"/>
    <w:rsid w:val="00703563"/>
    <w:rsid w:val="00703768"/>
    <w:rsid w:val="0070385C"/>
    <w:rsid w:val="0070482A"/>
    <w:rsid w:val="00704C32"/>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C4"/>
    <w:rsid w:val="007205F8"/>
    <w:rsid w:val="00720B65"/>
    <w:rsid w:val="00720D54"/>
    <w:rsid w:val="00721022"/>
    <w:rsid w:val="0072118E"/>
    <w:rsid w:val="00721DAE"/>
    <w:rsid w:val="00721EB4"/>
    <w:rsid w:val="0072215C"/>
    <w:rsid w:val="007222A5"/>
    <w:rsid w:val="0072245E"/>
    <w:rsid w:val="00722E0D"/>
    <w:rsid w:val="00722F17"/>
    <w:rsid w:val="007232F9"/>
    <w:rsid w:val="00723469"/>
    <w:rsid w:val="00723696"/>
    <w:rsid w:val="007236DE"/>
    <w:rsid w:val="00723EB9"/>
    <w:rsid w:val="00724621"/>
    <w:rsid w:val="00724628"/>
    <w:rsid w:val="0072476F"/>
    <w:rsid w:val="00724FA6"/>
    <w:rsid w:val="00725412"/>
    <w:rsid w:val="007256A7"/>
    <w:rsid w:val="00725B95"/>
    <w:rsid w:val="00725D20"/>
    <w:rsid w:val="00726049"/>
    <w:rsid w:val="0072607C"/>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3A37"/>
    <w:rsid w:val="007345E0"/>
    <w:rsid w:val="00734786"/>
    <w:rsid w:val="00734E32"/>
    <w:rsid w:val="00734F09"/>
    <w:rsid w:val="007358E6"/>
    <w:rsid w:val="00735B6A"/>
    <w:rsid w:val="00735D27"/>
    <w:rsid w:val="00735E0F"/>
    <w:rsid w:val="00735F12"/>
    <w:rsid w:val="00735FBD"/>
    <w:rsid w:val="0073728B"/>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CBF"/>
    <w:rsid w:val="00746E6D"/>
    <w:rsid w:val="00746FD8"/>
    <w:rsid w:val="0074723A"/>
    <w:rsid w:val="00747278"/>
    <w:rsid w:val="00747455"/>
    <w:rsid w:val="007475FA"/>
    <w:rsid w:val="007477D8"/>
    <w:rsid w:val="0074792D"/>
    <w:rsid w:val="00747A27"/>
    <w:rsid w:val="00747C83"/>
    <w:rsid w:val="00750AB5"/>
    <w:rsid w:val="00750AD9"/>
    <w:rsid w:val="00750FD2"/>
    <w:rsid w:val="0075121F"/>
    <w:rsid w:val="00751526"/>
    <w:rsid w:val="0075163E"/>
    <w:rsid w:val="0075194B"/>
    <w:rsid w:val="00751BD5"/>
    <w:rsid w:val="00752D77"/>
    <w:rsid w:val="00753004"/>
    <w:rsid w:val="00753035"/>
    <w:rsid w:val="00754460"/>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FB9"/>
    <w:rsid w:val="007574F9"/>
    <w:rsid w:val="00757B23"/>
    <w:rsid w:val="00757DE6"/>
    <w:rsid w:val="00760307"/>
    <w:rsid w:val="007607ED"/>
    <w:rsid w:val="00760822"/>
    <w:rsid w:val="00760E47"/>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C1D"/>
    <w:rsid w:val="00765046"/>
    <w:rsid w:val="00765727"/>
    <w:rsid w:val="00765753"/>
    <w:rsid w:val="00765C8A"/>
    <w:rsid w:val="00766304"/>
    <w:rsid w:val="00766535"/>
    <w:rsid w:val="00766C76"/>
    <w:rsid w:val="00767338"/>
    <w:rsid w:val="007674D0"/>
    <w:rsid w:val="00767537"/>
    <w:rsid w:val="00767924"/>
    <w:rsid w:val="00767DE2"/>
    <w:rsid w:val="00767F9B"/>
    <w:rsid w:val="0077057E"/>
    <w:rsid w:val="00770C5D"/>
    <w:rsid w:val="007713BC"/>
    <w:rsid w:val="0077143C"/>
    <w:rsid w:val="00771E06"/>
    <w:rsid w:val="00772112"/>
    <w:rsid w:val="00772495"/>
    <w:rsid w:val="007725D0"/>
    <w:rsid w:val="00772E7A"/>
    <w:rsid w:val="00772E8C"/>
    <w:rsid w:val="007734F7"/>
    <w:rsid w:val="00773D52"/>
    <w:rsid w:val="00774247"/>
    <w:rsid w:val="0077431E"/>
    <w:rsid w:val="00774427"/>
    <w:rsid w:val="00774665"/>
    <w:rsid w:val="0077568D"/>
    <w:rsid w:val="00775A97"/>
    <w:rsid w:val="00775BAA"/>
    <w:rsid w:val="00776039"/>
    <w:rsid w:val="00776109"/>
    <w:rsid w:val="0077641B"/>
    <w:rsid w:val="00777A3D"/>
    <w:rsid w:val="00777C5B"/>
    <w:rsid w:val="007800DA"/>
    <w:rsid w:val="0078024F"/>
    <w:rsid w:val="00780441"/>
    <w:rsid w:val="0078080B"/>
    <w:rsid w:val="00780858"/>
    <w:rsid w:val="00780A72"/>
    <w:rsid w:val="00780E3A"/>
    <w:rsid w:val="007810BE"/>
    <w:rsid w:val="007810F7"/>
    <w:rsid w:val="00781599"/>
    <w:rsid w:val="00781FD3"/>
    <w:rsid w:val="0078204A"/>
    <w:rsid w:val="0078217B"/>
    <w:rsid w:val="007826B3"/>
    <w:rsid w:val="0078290E"/>
    <w:rsid w:val="00782A30"/>
    <w:rsid w:val="00782E1F"/>
    <w:rsid w:val="0078326E"/>
    <w:rsid w:val="00783FA4"/>
    <w:rsid w:val="007845F4"/>
    <w:rsid w:val="00784C1E"/>
    <w:rsid w:val="00784E07"/>
    <w:rsid w:val="00784E90"/>
    <w:rsid w:val="00785106"/>
    <w:rsid w:val="00785351"/>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1BF"/>
    <w:rsid w:val="0079238B"/>
    <w:rsid w:val="00792406"/>
    <w:rsid w:val="00792B2D"/>
    <w:rsid w:val="0079331E"/>
    <w:rsid w:val="00793B0C"/>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97AFE"/>
    <w:rsid w:val="007A05F8"/>
    <w:rsid w:val="007A0985"/>
    <w:rsid w:val="007A1666"/>
    <w:rsid w:val="007A1AC9"/>
    <w:rsid w:val="007A2B47"/>
    <w:rsid w:val="007A2B84"/>
    <w:rsid w:val="007A2BB6"/>
    <w:rsid w:val="007A31A7"/>
    <w:rsid w:val="007A3506"/>
    <w:rsid w:val="007A3A58"/>
    <w:rsid w:val="007A3B2D"/>
    <w:rsid w:val="007A4173"/>
    <w:rsid w:val="007A4579"/>
    <w:rsid w:val="007A47A2"/>
    <w:rsid w:val="007A52DB"/>
    <w:rsid w:val="007A5347"/>
    <w:rsid w:val="007A54CA"/>
    <w:rsid w:val="007A629E"/>
    <w:rsid w:val="007A6961"/>
    <w:rsid w:val="007A69A8"/>
    <w:rsid w:val="007A6A05"/>
    <w:rsid w:val="007A6CDF"/>
    <w:rsid w:val="007A71C5"/>
    <w:rsid w:val="007A7803"/>
    <w:rsid w:val="007B0141"/>
    <w:rsid w:val="007B04D9"/>
    <w:rsid w:val="007B06AC"/>
    <w:rsid w:val="007B1BCE"/>
    <w:rsid w:val="007B1C19"/>
    <w:rsid w:val="007B1C86"/>
    <w:rsid w:val="007B1DA9"/>
    <w:rsid w:val="007B2944"/>
    <w:rsid w:val="007B2E94"/>
    <w:rsid w:val="007B2FB7"/>
    <w:rsid w:val="007B3982"/>
    <w:rsid w:val="007B39F7"/>
    <w:rsid w:val="007B4249"/>
    <w:rsid w:val="007B4412"/>
    <w:rsid w:val="007B442D"/>
    <w:rsid w:val="007B4446"/>
    <w:rsid w:val="007B44C2"/>
    <w:rsid w:val="007B4EB9"/>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23B"/>
    <w:rsid w:val="007B74EA"/>
    <w:rsid w:val="007B7567"/>
    <w:rsid w:val="007B7A54"/>
    <w:rsid w:val="007B7B47"/>
    <w:rsid w:val="007C0481"/>
    <w:rsid w:val="007C0A6E"/>
    <w:rsid w:val="007C1283"/>
    <w:rsid w:val="007C14F8"/>
    <w:rsid w:val="007C162B"/>
    <w:rsid w:val="007C1D86"/>
    <w:rsid w:val="007C2217"/>
    <w:rsid w:val="007C23C2"/>
    <w:rsid w:val="007C24C8"/>
    <w:rsid w:val="007C2585"/>
    <w:rsid w:val="007C2752"/>
    <w:rsid w:val="007C2806"/>
    <w:rsid w:val="007C2E10"/>
    <w:rsid w:val="007C3106"/>
    <w:rsid w:val="007C3134"/>
    <w:rsid w:val="007C31FB"/>
    <w:rsid w:val="007C3536"/>
    <w:rsid w:val="007C443D"/>
    <w:rsid w:val="007C4E0C"/>
    <w:rsid w:val="007C512A"/>
    <w:rsid w:val="007C51AF"/>
    <w:rsid w:val="007C5263"/>
    <w:rsid w:val="007C5432"/>
    <w:rsid w:val="007C559E"/>
    <w:rsid w:val="007C5699"/>
    <w:rsid w:val="007C5B4A"/>
    <w:rsid w:val="007C5DB1"/>
    <w:rsid w:val="007C6398"/>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B2C"/>
    <w:rsid w:val="007D2BE0"/>
    <w:rsid w:val="007D348D"/>
    <w:rsid w:val="007D349E"/>
    <w:rsid w:val="007D360F"/>
    <w:rsid w:val="007D3898"/>
    <w:rsid w:val="007D3CC2"/>
    <w:rsid w:val="007D3E41"/>
    <w:rsid w:val="007D3EA6"/>
    <w:rsid w:val="007D3EF0"/>
    <w:rsid w:val="007D41C0"/>
    <w:rsid w:val="007D49CF"/>
    <w:rsid w:val="007D4C68"/>
    <w:rsid w:val="007D5126"/>
    <w:rsid w:val="007D5C14"/>
    <w:rsid w:val="007D5DD6"/>
    <w:rsid w:val="007D628F"/>
    <w:rsid w:val="007D64E3"/>
    <w:rsid w:val="007D6675"/>
    <w:rsid w:val="007D67F6"/>
    <w:rsid w:val="007D6C6D"/>
    <w:rsid w:val="007D6F32"/>
    <w:rsid w:val="007D728E"/>
    <w:rsid w:val="007D72FA"/>
    <w:rsid w:val="007D7543"/>
    <w:rsid w:val="007E07E0"/>
    <w:rsid w:val="007E07EC"/>
    <w:rsid w:val="007E0921"/>
    <w:rsid w:val="007E0A34"/>
    <w:rsid w:val="007E0CE5"/>
    <w:rsid w:val="007E15FD"/>
    <w:rsid w:val="007E1785"/>
    <w:rsid w:val="007E17DE"/>
    <w:rsid w:val="007E1ACE"/>
    <w:rsid w:val="007E1AF7"/>
    <w:rsid w:val="007E1C6E"/>
    <w:rsid w:val="007E1EDC"/>
    <w:rsid w:val="007E227C"/>
    <w:rsid w:val="007E227F"/>
    <w:rsid w:val="007E294D"/>
    <w:rsid w:val="007E3B85"/>
    <w:rsid w:val="007E418A"/>
    <w:rsid w:val="007E41EE"/>
    <w:rsid w:val="007E5045"/>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E8B"/>
    <w:rsid w:val="007F1386"/>
    <w:rsid w:val="007F1485"/>
    <w:rsid w:val="007F178D"/>
    <w:rsid w:val="007F1BA8"/>
    <w:rsid w:val="007F1C95"/>
    <w:rsid w:val="007F1D14"/>
    <w:rsid w:val="007F1E48"/>
    <w:rsid w:val="007F2158"/>
    <w:rsid w:val="007F231C"/>
    <w:rsid w:val="007F2B18"/>
    <w:rsid w:val="007F31AA"/>
    <w:rsid w:val="007F3254"/>
    <w:rsid w:val="007F34B2"/>
    <w:rsid w:val="007F381D"/>
    <w:rsid w:val="007F390F"/>
    <w:rsid w:val="007F3EE5"/>
    <w:rsid w:val="007F3F2B"/>
    <w:rsid w:val="007F40D1"/>
    <w:rsid w:val="007F4A89"/>
    <w:rsid w:val="007F4E6F"/>
    <w:rsid w:val="007F5130"/>
    <w:rsid w:val="007F575A"/>
    <w:rsid w:val="007F5AEE"/>
    <w:rsid w:val="007F5C8E"/>
    <w:rsid w:val="007F5D0D"/>
    <w:rsid w:val="007F6064"/>
    <w:rsid w:val="007F6245"/>
    <w:rsid w:val="007F65FA"/>
    <w:rsid w:val="007F6A2C"/>
    <w:rsid w:val="007F6BEE"/>
    <w:rsid w:val="007F7035"/>
    <w:rsid w:val="007F7333"/>
    <w:rsid w:val="007F755A"/>
    <w:rsid w:val="007F7A42"/>
    <w:rsid w:val="007F7BEC"/>
    <w:rsid w:val="007F7D9E"/>
    <w:rsid w:val="007F7F16"/>
    <w:rsid w:val="008004E5"/>
    <w:rsid w:val="008005CF"/>
    <w:rsid w:val="008013D5"/>
    <w:rsid w:val="0080148B"/>
    <w:rsid w:val="00801E0A"/>
    <w:rsid w:val="00801F65"/>
    <w:rsid w:val="00801F90"/>
    <w:rsid w:val="00802163"/>
    <w:rsid w:val="008021AA"/>
    <w:rsid w:val="00802A57"/>
    <w:rsid w:val="00802D88"/>
    <w:rsid w:val="008032D7"/>
    <w:rsid w:val="00803809"/>
    <w:rsid w:val="00803D49"/>
    <w:rsid w:val="00803D75"/>
    <w:rsid w:val="008040A8"/>
    <w:rsid w:val="0080415A"/>
    <w:rsid w:val="0080421A"/>
    <w:rsid w:val="00804729"/>
    <w:rsid w:val="008048C7"/>
    <w:rsid w:val="00804D87"/>
    <w:rsid w:val="00804DB5"/>
    <w:rsid w:val="00805175"/>
    <w:rsid w:val="0080528C"/>
    <w:rsid w:val="00805620"/>
    <w:rsid w:val="008057A5"/>
    <w:rsid w:val="00805E64"/>
    <w:rsid w:val="00806097"/>
    <w:rsid w:val="0080691D"/>
    <w:rsid w:val="00806C43"/>
    <w:rsid w:val="00806D15"/>
    <w:rsid w:val="00807515"/>
    <w:rsid w:val="0080793C"/>
    <w:rsid w:val="00810836"/>
    <w:rsid w:val="008108C2"/>
    <w:rsid w:val="00810A60"/>
    <w:rsid w:val="00810F15"/>
    <w:rsid w:val="0081123A"/>
    <w:rsid w:val="008114E6"/>
    <w:rsid w:val="00811873"/>
    <w:rsid w:val="00811C18"/>
    <w:rsid w:val="00811DD3"/>
    <w:rsid w:val="00812544"/>
    <w:rsid w:val="00813579"/>
    <w:rsid w:val="00813859"/>
    <w:rsid w:val="00813B71"/>
    <w:rsid w:val="00813E7D"/>
    <w:rsid w:val="008149B1"/>
    <w:rsid w:val="00814A2B"/>
    <w:rsid w:val="00814DD6"/>
    <w:rsid w:val="00814FB8"/>
    <w:rsid w:val="00814FC5"/>
    <w:rsid w:val="008155D5"/>
    <w:rsid w:val="00815896"/>
    <w:rsid w:val="00816711"/>
    <w:rsid w:val="00816714"/>
    <w:rsid w:val="0081685E"/>
    <w:rsid w:val="00816972"/>
    <w:rsid w:val="00817266"/>
    <w:rsid w:val="00817B97"/>
    <w:rsid w:val="00817F43"/>
    <w:rsid w:val="00820146"/>
    <w:rsid w:val="00820AF9"/>
    <w:rsid w:val="00820F35"/>
    <w:rsid w:val="00821024"/>
    <w:rsid w:val="00821145"/>
    <w:rsid w:val="008214A9"/>
    <w:rsid w:val="00821647"/>
    <w:rsid w:val="00821A77"/>
    <w:rsid w:val="00821AFC"/>
    <w:rsid w:val="00821BAD"/>
    <w:rsid w:val="00821E14"/>
    <w:rsid w:val="008224D3"/>
    <w:rsid w:val="00822601"/>
    <w:rsid w:val="00822736"/>
    <w:rsid w:val="008227CC"/>
    <w:rsid w:val="0082284F"/>
    <w:rsid w:val="00822C4B"/>
    <w:rsid w:val="00822DAF"/>
    <w:rsid w:val="008234CA"/>
    <w:rsid w:val="00823855"/>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4D0"/>
    <w:rsid w:val="00832517"/>
    <w:rsid w:val="00832794"/>
    <w:rsid w:val="00832D7A"/>
    <w:rsid w:val="00832FB3"/>
    <w:rsid w:val="00833049"/>
    <w:rsid w:val="00833246"/>
    <w:rsid w:val="008334C3"/>
    <w:rsid w:val="00833D0B"/>
    <w:rsid w:val="00833E6C"/>
    <w:rsid w:val="00834D49"/>
    <w:rsid w:val="008351E7"/>
    <w:rsid w:val="0083537F"/>
    <w:rsid w:val="00835565"/>
    <w:rsid w:val="00835888"/>
    <w:rsid w:val="0083617F"/>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4C24"/>
    <w:rsid w:val="00845032"/>
    <w:rsid w:val="008452CA"/>
    <w:rsid w:val="0084542C"/>
    <w:rsid w:val="00845E59"/>
    <w:rsid w:val="0084600D"/>
    <w:rsid w:val="00846179"/>
    <w:rsid w:val="008466F3"/>
    <w:rsid w:val="008468B2"/>
    <w:rsid w:val="00846A32"/>
    <w:rsid w:val="00846AF5"/>
    <w:rsid w:val="00846D9F"/>
    <w:rsid w:val="0084717D"/>
    <w:rsid w:val="008505B2"/>
    <w:rsid w:val="0085092D"/>
    <w:rsid w:val="00851171"/>
    <w:rsid w:val="00851C12"/>
    <w:rsid w:val="00852748"/>
    <w:rsid w:val="00852CFD"/>
    <w:rsid w:val="00853350"/>
    <w:rsid w:val="00853365"/>
    <w:rsid w:val="008535F7"/>
    <w:rsid w:val="0085369F"/>
    <w:rsid w:val="00853AF5"/>
    <w:rsid w:val="00853FED"/>
    <w:rsid w:val="008546DA"/>
    <w:rsid w:val="008546E9"/>
    <w:rsid w:val="008549E6"/>
    <w:rsid w:val="0085505D"/>
    <w:rsid w:val="00855497"/>
    <w:rsid w:val="00855C42"/>
    <w:rsid w:val="00855D14"/>
    <w:rsid w:val="00855E63"/>
    <w:rsid w:val="008560C6"/>
    <w:rsid w:val="008561CB"/>
    <w:rsid w:val="008568D4"/>
    <w:rsid w:val="00856A50"/>
    <w:rsid w:val="00856A63"/>
    <w:rsid w:val="00856D89"/>
    <w:rsid w:val="00857299"/>
    <w:rsid w:val="00857354"/>
    <w:rsid w:val="008576B3"/>
    <w:rsid w:val="00857735"/>
    <w:rsid w:val="00857817"/>
    <w:rsid w:val="008602AB"/>
    <w:rsid w:val="00860C10"/>
    <w:rsid w:val="00860D49"/>
    <w:rsid w:val="00860E10"/>
    <w:rsid w:val="0086155E"/>
    <w:rsid w:val="00861B5D"/>
    <w:rsid w:val="00861CBA"/>
    <w:rsid w:val="008624E6"/>
    <w:rsid w:val="008626BA"/>
    <w:rsid w:val="0086270E"/>
    <w:rsid w:val="008629B0"/>
    <w:rsid w:val="00862B9A"/>
    <w:rsid w:val="008632AD"/>
    <w:rsid w:val="008635C2"/>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6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08"/>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767"/>
    <w:rsid w:val="008768E0"/>
    <w:rsid w:val="008769A8"/>
    <w:rsid w:val="00876D56"/>
    <w:rsid w:val="0087780B"/>
    <w:rsid w:val="00877866"/>
    <w:rsid w:val="00877890"/>
    <w:rsid w:val="00877960"/>
    <w:rsid w:val="00877C80"/>
    <w:rsid w:val="00877F36"/>
    <w:rsid w:val="0088045F"/>
    <w:rsid w:val="00880544"/>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193"/>
    <w:rsid w:val="00887974"/>
    <w:rsid w:val="00887EDD"/>
    <w:rsid w:val="00887F96"/>
    <w:rsid w:val="00890046"/>
    <w:rsid w:val="00890143"/>
    <w:rsid w:val="00890426"/>
    <w:rsid w:val="008904DC"/>
    <w:rsid w:val="0089051C"/>
    <w:rsid w:val="00890700"/>
    <w:rsid w:val="00891408"/>
    <w:rsid w:val="0089157F"/>
    <w:rsid w:val="008924BA"/>
    <w:rsid w:val="00892743"/>
    <w:rsid w:val="0089283F"/>
    <w:rsid w:val="00892990"/>
    <w:rsid w:val="00892BD9"/>
    <w:rsid w:val="00892F54"/>
    <w:rsid w:val="00894066"/>
    <w:rsid w:val="00894853"/>
    <w:rsid w:val="00894AAA"/>
    <w:rsid w:val="00894B2F"/>
    <w:rsid w:val="00894C14"/>
    <w:rsid w:val="00894D66"/>
    <w:rsid w:val="00895782"/>
    <w:rsid w:val="00895840"/>
    <w:rsid w:val="0089590B"/>
    <w:rsid w:val="0089633C"/>
    <w:rsid w:val="008964C3"/>
    <w:rsid w:val="008964E7"/>
    <w:rsid w:val="008965CB"/>
    <w:rsid w:val="0089669A"/>
    <w:rsid w:val="00896838"/>
    <w:rsid w:val="00896AB9"/>
    <w:rsid w:val="00896FB9"/>
    <w:rsid w:val="0089764D"/>
    <w:rsid w:val="00897C7F"/>
    <w:rsid w:val="00897D72"/>
    <w:rsid w:val="00897E02"/>
    <w:rsid w:val="008A075D"/>
    <w:rsid w:val="008A1055"/>
    <w:rsid w:val="008A1433"/>
    <w:rsid w:val="008A18E7"/>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328"/>
    <w:rsid w:val="008A6ADD"/>
    <w:rsid w:val="008A749A"/>
    <w:rsid w:val="008A764D"/>
    <w:rsid w:val="008A7976"/>
    <w:rsid w:val="008A79FB"/>
    <w:rsid w:val="008A7D17"/>
    <w:rsid w:val="008B0061"/>
    <w:rsid w:val="008B040E"/>
    <w:rsid w:val="008B0607"/>
    <w:rsid w:val="008B07A4"/>
    <w:rsid w:val="008B07D9"/>
    <w:rsid w:val="008B0B4C"/>
    <w:rsid w:val="008B0CF9"/>
    <w:rsid w:val="008B1241"/>
    <w:rsid w:val="008B132F"/>
    <w:rsid w:val="008B17CB"/>
    <w:rsid w:val="008B1908"/>
    <w:rsid w:val="008B1B60"/>
    <w:rsid w:val="008B1C47"/>
    <w:rsid w:val="008B24DA"/>
    <w:rsid w:val="008B39BA"/>
    <w:rsid w:val="008B3B0C"/>
    <w:rsid w:val="008B3C3E"/>
    <w:rsid w:val="008B4004"/>
    <w:rsid w:val="008B40DC"/>
    <w:rsid w:val="008B469B"/>
    <w:rsid w:val="008B4898"/>
    <w:rsid w:val="008B52E0"/>
    <w:rsid w:val="008B593C"/>
    <w:rsid w:val="008B5BEB"/>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83D"/>
    <w:rsid w:val="008C0DB8"/>
    <w:rsid w:val="008C1F60"/>
    <w:rsid w:val="008C24D6"/>
    <w:rsid w:val="008C251F"/>
    <w:rsid w:val="008C27AF"/>
    <w:rsid w:val="008C28E1"/>
    <w:rsid w:val="008C3034"/>
    <w:rsid w:val="008C33AB"/>
    <w:rsid w:val="008C33D9"/>
    <w:rsid w:val="008C365C"/>
    <w:rsid w:val="008C382A"/>
    <w:rsid w:val="008C3CEB"/>
    <w:rsid w:val="008C3E8F"/>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43C2"/>
    <w:rsid w:val="008D4425"/>
    <w:rsid w:val="008D4B75"/>
    <w:rsid w:val="008D4D4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BC8"/>
    <w:rsid w:val="008E7495"/>
    <w:rsid w:val="008E7549"/>
    <w:rsid w:val="008E7C1F"/>
    <w:rsid w:val="008E7C7F"/>
    <w:rsid w:val="008E7E29"/>
    <w:rsid w:val="008E7EFA"/>
    <w:rsid w:val="008F0AF6"/>
    <w:rsid w:val="008F167D"/>
    <w:rsid w:val="008F17B4"/>
    <w:rsid w:val="008F1B92"/>
    <w:rsid w:val="008F2098"/>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0F"/>
    <w:rsid w:val="008F5C88"/>
    <w:rsid w:val="008F62A7"/>
    <w:rsid w:val="008F66D2"/>
    <w:rsid w:val="008F7244"/>
    <w:rsid w:val="008F725B"/>
    <w:rsid w:val="008F74A6"/>
    <w:rsid w:val="008F7BA0"/>
    <w:rsid w:val="00900138"/>
    <w:rsid w:val="00900983"/>
    <w:rsid w:val="00900AB4"/>
    <w:rsid w:val="00900D08"/>
    <w:rsid w:val="0090127F"/>
    <w:rsid w:val="0090171E"/>
    <w:rsid w:val="009018E4"/>
    <w:rsid w:val="00902650"/>
    <w:rsid w:val="00902D47"/>
    <w:rsid w:val="00902DB7"/>
    <w:rsid w:val="00903394"/>
    <w:rsid w:val="00903C0C"/>
    <w:rsid w:val="00903D07"/>
    <w:rsid w:val="00903E7A"/>
    <w:rsid w:val="009045A3"/>
    <w:rsid w:val="009047A0"/>
    <w:rsid w:val="00904866"/>
    <w:rsid w:val="00904AD3"/>
    <w:rsid w:val="00904B31"/>
    <w:rsid w:val="00904C82"/>
    <w:rsid w:val="00904FA8"/>
    <w:rsid w:val="0090622B"/>
    <w:rsid w:val="00906552"/>
    <w:rsid w:val="0090665A"/>
    <w:rsid w:val="009066A9"/>
    <w:rsid w:val="00906A12"/>
    <w:rsid w:val="009075C3"/>
    <w:rsid w:val="00907630"/>
    <w:rsid w:val="0091033E"/>
    <w:rsid w:val="00910830"/>
    <w:rsid w:val="009108DB"/>
    <w:rsid w:val="00910C29"/>
    <w:rsid w:val="00910F96"/>
    <w:rsid w:val="0091175C"/>
    <w:rsid w:val="00911D10"/>
    <w:rsid w:val="009124F4"/>
    <w:rsid w:val="00912729"/>
    <w:rsid w:val="009130FA"/>
    <w:rsid w:val="0091359F"/>
    <w:rsid w:val="009136D7"/>
    <w:rsid w:val="009139E5"/>
    <w:rsid w:val="00913D6B"/>
    <w:rsid w:val="009140DD"/>
    <w:rsid w:val="00914153"/>
    <w:rsid w:val="00914409"/>
    <w:rsid w:val="00914970"/>
    <w:rsid w:val="00914B1E"/>
    <w:rsid w:val="0091519A"/>
    <w:rsid w:val="009154F1"/>
    <w:rsid w:val="00915680"/>
    <w:rsid w:val="009157DA"/>
    <w:rsid w:val="00915A0C"/>
    <w:rsid w:val="00915D81"/>
    <w:rsid w:val="00915DBB"/>
    <w:rsid w:val="00916728"/>
    <w:rsid w:val="00916AE9"/>
    <w:rsid w:val="00916EE9"/>
    <w:rsid w:val="009200A3"/>
    <w:rsid w:val="009206CA"/>
    <w:rsid w:val="00920D13"/>
    <w:rsid w:val="00920F68"/>
    <w:rsid w:val="0092130C"/>
    <w:rsid w:val="00921A88"/>
    <w:rsid w:val="00921C2F"/>
    <w:rsid w:val="009221D1"/>
    <w:rsid w:val="00922512"/>
    <w:rsid w:val="00922CB1"/>
    <w:rsid w:val="0092307E"/>
    <w:rsid w:val="0092314A"/>
    <w:rsid w:val="00923F06"/>
    <w:rsid w:val="00923F4E"/>
    <w:rsid w:val="00924036"/>
    <w:rsid w:val="009247DA"/>
    <w:rsid w:val="00925AE5"/>
    <w:rsid w:val="00925B18"/>
    <w:rsid w:val="0092684D"/>
    <w:rsid w:val="00926D12"/>
    <w:rsid w:val="00927395"/>
    <w:rsid w:val="00927D9F"/>
    <w:rsid w:val="00927E32"/>
    <w:rsid w:val="00930458"/>
    <w:rsid w:val="00930B23"/>
    <w:rsid w:val="00930C02"/>
    <w:rsid w:val="00930C8B"/>
    <w:rsid w:val="00930EC3"/>
    <w:rsid w:val="00931A6F"/>
    <w:rsid w:val="00931C88"/>
    <w:rsid w:val="00932292"/>
    <w:rsid w:val="009323D5"/>
    <w:rsid w:val="009324AC"/>
    <w:rsid w:val="00932A3E"/>
    <w:rsid w:val="00932E4D"/>
    <w:rsid w:val="00932FDF"/>
    <w:rsid w:val="009330E6"/>
    <w:rsid w:val="009335B7"/>
    <w:rsid w:val="00933B29"/>
    <w:rsid w:val="00934F47"/>
    <w:rsid w:val="0093521A"/>
    <w:rsid w:val="00935F48"/>
    <w:rsid w:val="0093631A"/>
    <w:rsid w:val="00936BC2"/>
    <w:rsid w:val="00937452"/>
    <w:rsid w:val="0094011E"/>
    <w:rsid w:val="0094015A"/>
    <w:rsid w:val="00940659"/>
    <w:rsid w:val="00940924"/>
    <w:rsid w:val="0094113E"/>
    <w:rsid w:val="009412B2"/>
    <w:rsid w:val="009413F3"/>
    <w:rsid w:val="0094182F"/>
    <w:rsid w:val="009424FE"/>
    <w:rsid w:val="00942985"/>
    <w:rsid w:val="009430A9"/>
    <w:rsid w:val="009435FF"/>
    <w:rsid w:val="00943C29"/>
    <w:rsid w:val="00943CF8"/>
    <w:rsid w:val="00943DCF"/>
    <w:rsid w:val="00944132"/>
    <w:rsid w:val="009441B9"/>
    <w:rsid w:val="009441F1"/>
    <w:rsid w:val="00944753"/>
    <w:rsid w:val="00944B6F"/>
    <w:rsid w:val="00945572"/>
    <w:rsid w:val="0094558B"/>
    <w:rsid w:val="0094577A"/>
    <w:rsid w:val="00945EFB"/>
    <w:rsid w:val="00946120"/>
    <w:rsid w:val="0094632E"/>
    <w:rsid w:val="009464BF"/>
    <w:rsid w:val="00946554"/>
    <w:rsid w:val="009467AA"/>
    <w:rsid w:val="00946D69"/>
    <w:rsid w:val="00947058"/>
    <w:rsid w:val="0094721C"/>
    <w:rsid w:val="009476F1"/>
    <w:rsid w:val="00950B55"/>
    <w:rsid w:val="00950D67"/>
    <w:rsid w:val="00950DDC"/>
    <w:rsid w:val="00950F04"/>
    <w:rsid w:val="00950F62"/>
    <w:rsid w:val="0095109C"/>
    <w:rsid w:val="009513F8"/>
    <w:rsid w:val="009514F9"/>
    <w:rsid w:val="0095181C"/>
    <w:rsid w:val="009518EF"/>
    <w:rsid w:val="00952544"/>
    <w:rsid w:val="00952549"/>
    <w:rsid w:val="009526E0"/>
    <w:rsid w:val="00952A02"/>
    <w:rsid w:val="0095369A"/>
    <w:rsid w:val="009536A2"/>
    <w:rsid w:val="00953FAD"/>
    <w:rsid w:val="009541D5"/>
    <w:rsid w:val="00954A98"/>
    <w:rsid w:val="00954ADD"/>
    <w:rsid w:val="00954B2D"/>
    <w:rsid w:val="0095502C"/>
    <w:rsid w:val="009555E6"/>
    <w:rsid w:val="00955960"/>
    <w:rsid w:val="00955AE0"/>
    <w:rsid w:val="0095602E"/>
    <w:rsid w:val="009564F0"/>
    <w:rsid w:val="00956575"/>
    <w:rsid w:val="009565A5"/>
    <w:rsid w:val="00957812"/>
    <w:rsid w:val="00957FC0"/>
    <w:rsid w:val="0096002A"/>
    <w:rsid w:val="00960C49"/>
    <w:rsid w:val="00961C86"/>
    <w:rsid w:val="00961F89"/>
    <w:rsid w:val="0096260D"/>
    <w:rsid w:val="00962671"/>
    <w:rsid w:val="00962879"/>
    <w:rsid w:val="00962BBF"/>
    <w:rsid w:val="00963164"/>
    <w:rsid w:val="00963385"/>
    <w:rsid w:val="009638ED"/>
    <w:rsid w:val="00963BF6"/>
    <w:rsid w:val="009645E6"/>
    <w:rsid w:val="00964A98"/>
    <w:rsid w:val="0096538E"/>
    <w:rsid w:val="009654BC"/>
    <w:rsid w:val="009658BC"/>
    <w:rsid w:val="00965B07"/>
    <w:rsid w:val="00965DEF"/>
    <w:rsid w:val="0096664B"/>
    <w:rsid w:val="00966A8B"/>
    <w:rsid w:val="00966C15"/>
    <w:rsid w:val="00966C4C"/>
    <w:rsid w:val="00966C95"/>
    <w:rsid w:val="00966C9B"/>
    <w:rsid w:val="00966E3B"/>
    <w:rsid w:val="00966ECE"/>
    <w:rsid w:val="009673FC"/>
    <w:rsid w:val="009676C8"/>
    <w:rsid w:val="009676EE"/>
    <w:rsid w:val="00967791"/>
    <w:rsid w:val="00967CF5"/>
    <w:rsid w:val="00967D21"/>
    <w:rsid w:val="00967F19"/>
    <w:rsid w:val="009708EC"/>
    <w:rsid w:val="00970A73"/>
    <w:rsid w:val="00970BB2"/>
    <w:rsid w:val="00970C57"/>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5A"/>
    <w:rsid w:val="00977E8F"/>
    <w:rsid w:val="00980067"/>
    <w:rsid w:val="00981114"/>
    <w:rsid w:val="009812C0"/>
    <w:rsid w:val="009812DE"/>
    <w:rsid w:val="00981858"/>
    <w:rsid w:val="00982066"/>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D1"/>
    <w:rsid w:val="00990A32"/>
    <w:rsid w:val="00990BCE"/>
    <w:rsid w:val="009912DB"/>
    <w:rsid w:val="009912F6"/>
    <w:rsid w:val="009916A2"/>
    <w:rsid w:val="009919E7"/>
    <w:rsid w:val="00991A28"/>
    <w:rsid w:val="00991F51"/>
    <w:rsid w:val="009920A9"/>
    <w:rsid w:val="0099244C"/>
    <w:rsid w:val="009925DF"/>
    <w:rsid w:val="009927D7"/>
    <w:rsid w:val="0099280B"/>
    <w:rsid w:val="00992B3F"/>
    <w:rsid w:val="00992D66"/>
    <w:rsid w:val="009931AF"/>
    <w:rsid w:val="0099326B"/>
    <w:rsid w:val="009932A1"/>
    <w:rsid w:val="00993CD6"/>
    <w:rsid w:val="00993D74"/>
    <w:rsid w:val="00994264"/>
    <w:rsid w:val="0099488E"/>
    <w:rsid w:val="009948AE"/>
    <w:rsid w:val="00994916"/>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E46"/>
    <w:rsid w:val="009A421F"/>
    <w:rsid w:val="009A482A"/>
    <w:rsid w:val="009A4BD2"/>
    <w:rsid w:val="009A4D52"/>
    <w:rsid w:val="009A5F15"/>
    <w:rsid w:val="009A6293"/>
    <w:rsid w:val="009A63E4"/>
    <w:rsid w:val="009A745E"/>
    <w:rsid w:val="009A7A8E"/>
    <w:rsid w:val="009B064B"/>
    <w:rsid w:val="009B0AD2"/>
    <w:rsid w:val="009B1AD8"/>
    <w:rsid w:val="009B1C16"/>
    <w:rsid w:val="009B24E0"/>
    <w:rsid w:val="009B27C6"/>
    <w:rsid w:val="009B28EB"/>
    <w:rsid w:val="009B2A99"/>
    <w:rsid w:val="009B36E2"/>
    <w:rsid w:val="009B3C34"/>
    <w:rsid w:val="009B3DF8"/>
    <w:rsid w:val="009B412A"/>
    <w:rsid w:val="009B4427"/>
    <w:rsid w:val="009B4DBC"/>
    <w:rsid w:val="009B55C6"/>
    <w:rsid w:val="009B571E"/>
    <w:rsid w:val="009B58F8"/>
    <w:rsid w:val="009B5AA2"/>
    <w:rsid w:val="009B5DBA"/>
    <w:rsid w:val="009B610B"/>
    <w:rsid w:val="009B65B3"/>
    <w:rsid w:val="009B6815"/>
    <w:rsid w:val="009B68DA"/>
    <w:rsid w:val="009B6A93"/>
    <w:rsid w:val="009B6CB5"/>
    <w:rsid w:val="009B6E31"/>
    <w:rsid w:val="009B710D"/>
    <w:rsid w:val="009B790C"/>
    <w:rsid w:val="009B7FCC"/>
    <w:rsid w:val="009C03E4"/>
    <w:rsid w:val="009C1411"/>
    <w:rsid w:val="009C1939"/>
    <w:rsid w:val="009C20B3"/>
    <w:rsid w:val="009C2204"/>
    <w:rsid w:val="009C22D3"/>
    <w:rsid w:val="009C24E4"/>
    <w:rsid w:val="009C276C"/>
    <w:rsid w:val="009C29BB"/>
    <w:rsid w:val="009C31F1"/>
    <w:rsid w:val="009C3469"/>
    <w:rsid w:val="009C34EC"/>
    <w:rsid w:val="009C35E7"/>
    <w:rsid w:val="009C39BF"/>
    <w:rsid w:val="009C3A1D"/>
    <w:rsid w:val="009C3FB1"/>
    <w:rsid w:val="009C413E"/>
    <w:rsid w:val="009C4506"/>
    <w:rsid w:val="009C4746"/>
    <w:rsid w:val="009C4962"/>
    <w:rsid w:val="009C4B21"/>
    <w:rsid w:val="009C54CA"/>
    <w:rsid w:val="009C59AE"/>
    <w:rsid w:val="009C5D7C"/>
    <w:rsid w:val="009C5E38"/>
    <w:rsid w:val="009C6D72"/>
    <w:rsid w:val="009C727D"/>
    <w:rsid w:val="009C7552"/>
    <w:rsid w:val="009C78F8"/>
    <w:rsid w:val="009C79BB"/>
    <w:rsid w:val="009D07C9"/>
    <w:rsid w:val="009D0C85"/>
    <w:rsid w:val="009D0FDA"/>
    <w:rsid w:val="009D19A7"/>
    <w:rsid w:val="009D1AA0"/>
    <w:rsid w:val="009D1D71"/>
    <w:rsid w:val="009D2026"/>
    <w:rsid w:val="009D282C"/>
    <w:rsid w:val="009D287B"/>
    <w:rsid w:val="009D2CD2"/>
    <w:rsid w:val="009D301A"/>
    <w:rsid w:val="009D3065"/>
    <w:rsid w:val="009D3793"/>
    <w:rsid w:val="009D387D"/>
    <w:rsid w:val="009D3CFB"/>
    <w:rsid w:val="009D423C"/>
    <w:rsid w:val="009D448F"/>
    <w:rsid w:val="009D450D"/>
    <w:rsid w:val="009D47FE"/>
    <w:rsid w:val="009D4B18"/>
    <w:rsid w:val="009D4B92"/>
    <w:rsid w:val="009D4C2C"/>
    <w:rsid w:val="009D5558"/>
    <w:rsid w:val="009D6056"/>
    <w:rsid w:val="009D6163"/>
    <w:rsid w:val="009D63DE"/>
    <w:rsid w:val="009D6410"/>
    <w:rsid w:val="009D648C"/>
    <w:rsid w:val="009D6EF3"/>
    <w:rsid w:val="009D71FD"/>
    <w:rsid w:val="009D7D77"/>
    <w:rsid w:val="009D7FFB"/>
    <w:rsid w:val="009E03C7"/>
    <w:rsid w:val="009E0B00"/>
    <w:rsid w:val="009E0E8C"/>
    <w:rsid w:val="009E1629"/>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768"/>
    <w:rsid w:val="009E73ED"/>
    <w:rsid w:val="009E7DFA"/>
    <w:rsid w:val="009F05DB"/>
    <w:rsid w:val="009F0961"/>
    <w:rsid w:val="009F13BD"/>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DDF"/>
    <w:rsid w:val="009F4E80"/>
    <w:rsid w:val="009F4F4F"/>
    <w:rsid w:val="009F4F9F"/>
    <w:rsid w:val="009F5318"/>
    <w:rsid w:val="009F5598"/>
    <w:rsid w:val="009F574C"/>
    <w:rsid w:val="009F5D8B"/>
    <w:rsid w:val="009F634F"/>
    <w:rsid w:val="009F6924"/>
    <w:rsid w:val="009F69E6"/>
    <w:rsid w:val="009F6C4D"/>
    <w:rsid w:val="009F778B"/>
    <w:rsid w:val="009F7A8D"/>
    <w:rsid w:val="009F7B2D"/>
    <w:rsid w:val="00A0006B"/>
    <w:rsid w:val="00A00C4D"/>
    <w:rsid w:val="00A00DDC"/>
    <w:rsid w:val="00A00DFF"/>
    <w:rsid w:val="00A01482"/>
    <w:rsid w:val="00A0194F"/>
    <w:rsid w:val="00A0219E"/>
    <w:rsid w:val="00A02621"/>
    <w:rsid w:val="00A02680"/>
    <w:rsid w:val="00A02B7D"/>
    <w:rsid w:val="00A031B8"/>
    <w:rsid w:val="00A0372D"/>
    <w:rsid w:val="00A0383E"/>
    <w:rsid w:val="00A03C63"/>
    <w:rsid w:val="00A03CC2"/>
    <w:rsid w:val="00A042D9"/>
    <w:rsid w:val="00A044AC"/>
    <w:rsid w:val="00A04622"/>
    <w:rsid w:val="00A04FEB"/>
    <w:rsid w:val="00A0571B"/>
    <w:rsid w:val="00A060CF"/>
    <w:rsid w:val="00A06ABB"/>
    <w:rsid w:val="00A06B68"/>
    <w:rsid w:val="00A06F2B"/>
    <w:rsid w:val="00A0706B"/>
    <w:rsid w:val="00A0712D"/>
    <w:rsid w:val="00A074A6"/>
    <w:rsid w:val="00A075E6"/>
    <w:rsid w:val="00A07905"/>
    <w:rsid w:val="00A07B2A"/>
    <w:rsid w:val="00A07C58"/>
    <w:rsid w:val="00A07C5D"/>
    <w:rsid w:val="00A10791"/>
    <w:rsid w:val="00A10921"/>
    <w:rsid w:val="00A10964"/>
    <w:rsid w:val="00A10CC8"/>
    <w:rsid w:val="00A10DD5"/>
    <w:rsid w:val="00A10E29"/>
    <w:rsid w:val="00A1124D"/>
    <w:rsid w:val="00A11659"/>
    <w:rsid w:val="00A11996"/>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889"/>
    <w:rsid w:val="00A21BD1"/>
    <w:rsid w:val="00A21FE1"/>
    <w:rsid w:val="00A224F0"/>
    <w:rsid w:val="00A22E76"/>
    <w:rsid w:val="00A2327B"/>
    <w:rsid w:val="00A238BF"/>
    <w:rsid w:val="00A23ABB"/>
    <w:rsid w:val="00A2422F"/>
    <w:rsid w:val="00A243EC"/>
    <w:rsid w:val="00A2468D"/>
    <w:rsid w:val="00A249AD"/>
    <w:rsid w:val="00A25434"/>
    <w:rsid w:val="00A258F1"/>
    <w:rsid w:val="00A25953"/>
    <w:rsid w:val="00A2596F"/>
    <w:rsid w:val="00A25A92"/>
    <w:rsid w:val="00A25B46"/>
    <w:rsid w:val="00A25B65"/>
    <w:rsid w:val="00A25D8F"/>
    <w:rsid w:val="00A25E19"/>
    <w:rsid w:val="00A25EA1"/>
    <w:rsid w:val="00A2614A"/>
    <w:rsid w:val="00A265E3"/>
    <w:rsid w:val="00A266CA"/>
    <w:rsid w:val="00A27651"/>
    <w:rsid w:val="00A27889"/>
    <w:rsid w:val="00A27E16"/>
    <w:rsid w:val="00A302F8"/>
    <w:rsid w:val="00A304DF"/>
    <w:rsid w:val="00A30628"/>
    <w:rsid w:val="00A31C25"/>
    <w:rsid w:val="00A32C42"/>
    <w:rsid w:val="00A347EE"/>
    <w:rsid w:val="00A3487D"/>
    <w:rsid w:val="00A35CBF"/>
    <w:rsid w:val="00A35D25"/>
    <w:rsid w:val="00A35EE8"/>
    <w:rsid w:val="00A3657D"/>
    <w:rsid w:val="00A36C9A"/>
    <w:rsid w:val="00A36E39"/>
    <w:rsid w:val="00A36E77"/>
    <w:rsid w:val="00A377B3"/>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AAD"/>
    <w:rsid w:val="00A44B24"/>
    <w:rsid w:val="00A45DEC"/>
    <w:rsid w:val="00A45E86"/>
    <w:rsid w:val="00A4678E"/>
    <w:rsid w:val="00A46939"/>
    <w:rsid w:val="00A46C1D"/>
    <w:rsid w:val="00A46DCE"/>
    <w:rsid w:val="00A4714A"/>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DE0"/>
    <w:rsid w:val="00A56F1D"/>
    <w:rsid w:val="00A571C8"/>
    <w:rsid w:val="00A57B35"/>
    <w:rsid w:val="00A57C8F"/>
    <w:rsid w:val="00A60839"/>
    <w:rsid w:val="00A60CCD"/>
    <w:rsid w:val="00A6152C"/>
    <w:rsid w:val="00A61A96"/>
    <w:rsid w:val="00A62219"/>
    <w:rsid w:val="00A6223A"/>
    <w:rsid w:val="00A62C7F"/>
    <w:rsid w:val="00A62EED"/>
    <w:rsid w:val="00A632C9"/>
    <w:rsid w:val="00A63304"/>
    <w:rsid w:val="00A6343D"/>
    <w:rsid w:val="00A63792"/>
    <w:rsid w:val="00A63EEF"/>
    <w:rsid w:val="00A65003"/>
    <w:rsid w:val="00A65344"/>
    <w:rsid w:val="00A65566"/>
    <w:rsid w:val="00A65928"/>
    <w:rsid w:val="00A65E60"/>
    <w:rsid w:val="00A65EC1"/>
    <w:rsid w:val="00A6685C"/>
    <w:rsid w:val="00A679F0"/>
    <w:rsid w:val="00A708A7"/>
    <w:rsid w:val="00A70B6F"/>
    <w:rsid w:val="00A714AB"/>
    <w:rsid w:val="00A71698"/>
    <w:rsid w:val="00A7195D"/>
    <w:rsid w:val="00A719D5"/>
    <w:rsid w:val="00A71D2A"/>
    <w:rsid w:val="00A71F91"/>
    <w:rsid w:val="00A72119"/>
    <w:rsid w:val="00A724A0"/>
    <w:rsid w:val="00A72833"/>
    <w:rsid w:val="00A729E9"/>
    <w:rsid w:val="00A72B45"/>
    <w:rsid w:val="00A72BD7"/>
    <w:rsid w:val="00A7307C"/>
    <w:rsid w:val="00A7339E"/>
    <w:rsid w:val="00A7385E"/>
    <w:rsid w:val="00A7411D"/>
    <w:rsid w:val="00A744D2"/>
    <w:rsid w:val="00A745DB"/>
    <w:rsid w:val="00A746CC"/>
    <w:rsid w:val="00A747BA"/>
    <w:rsid w:val="00A74AFB"/>
    <w:rsid w:val="00A7559C"/>
    <w:rsid w:val="00A76257"/>
    <w:rsid w:val="00A763CB"/>
    <w:rsid w:val="00A76A82"/>
    <w:rsid w:val="00A76C64"/>
    <w:rsid w:val="00A770C5"/>
    <w:rsid w:val="00A77264"/>
    <w:rsid w:val="00A774E2"/>
    <w:rsid w:val="00A777AE"/>
    <w:rsid w:val="00A7781B"/>
    <w:rsid w:val="00A77BB8"/>
    <w:rsid w:val="00A77E0A"/>
    <w:rsid w:val="00A80586"/>
    <w:rsid w:val="00A807C3"/>
    <w:rsid w:val="00A80808"/>
    <w:rsid w:val="00A80F0C"/>
    <w:rsid w:val="00A814F5"/>
    <w:rsid w:val="00A81508"/>
    <w:rsid w:val="00A81AF2"/>
    <w:rsid w:val="00A81EDE"/>
    <w:rsid w:val="00A820E7"/>
    <w:rsid w:val="00A82C87"/>
    <w:rsid w:val="00A82D60"/>
    <w:rsid w:val="00A83691"/>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385"/>
    <w:rsid w:val="00A87736"/>
    <w:rsid w:val="00A87E89"/>
    <w:rsid w:val="00A87FBD"/>
    <w:rsid w:val="00A90C5D"/>
    <w:rsid w:val="00A912B8"/>
    <w:rsid w:val="00A922CC"/>
    <w:rsid w:val="00A9273D"/>
    <w:rsid w:val="00A937CE"/>
    <w:rsid w:val="00A93936"/>
    <w:rsid w:val="00A94AC6"/>
    <w:rsid w:val="00A94C42"/>
    <w:rsid w:val="00A9578D"/>
    <w:rsid w:val="00A95CE9"/>
    <w:rsid w:val="00A9603D"/>
    <w:rsid w:val="00A960F2"/>
    <w:rsid w:val="00A963B5"/>
    <w:rsid w:val="00A9664B"/>
    <w:rsid w:val="00A9695D"/>
    <w:rsid w:val="00A9702C"/>
    <w:rsid w:val="00A97183"/>
    <w:rsid w:val="00A976B9"/>
    <w:rsid w:val="00A9791F"/>
    <w:rsid w:val="00AA010D"/>
    <w:rsid w:val="00AA0601"/>
    <w:rsid w:val="00AA09B9"/>
    <w:rsid w:val="00AA14ED"/>
    <w:rsid w:val="00AA1652"/>
    <w:rsid w:val="00AA1688"/>
    <w:rsid w:val="00AA25B2"/>
    <w:rsid w:val="00AA2638"/>
    <w:rsid w:val="00AA3542"/>
    <w:rsid w:val="00AA40A7"/>
    <w:rsid w:val="00AA49AB"/>
    <w:rsid w:val="00AA4AF0"/>
    <w:rsid w:val="00AA53D0"/>
    <w:rsid w:val="00AA568E"/>
    <w:rsid w:val="00AA5AB0"/>
    <w:rsid w:val="00AA5F6D"/>
    <w:rsid w:val="00AA6188"/>
    <w:rsid w:val="00AA61EA"/>
    <w:rsid w:val="00AA6A20"/>
    <w:rsid w:val="00AA7576"/>
    <w:rsid w:val="00AA7607"/>
    <w:rsid w:val="00AA769F"/>
    <w:rsid w:val="00AA7F4A"/>
    <w:rsid w:val="00AB0156"/>
    <w:rsid w:val="00AB0A00"/>
    <w:rsid w:val="00AB0A22"/>
    <w:rsid w:val="00AB1102"/>
    <w:rsid w:val="00AB1AC4"/>
    <w:rsid w:val="00AB1EED"/>
    <w:rsid w:val="00AB1FF8"/>
    <w:rsid w:val="00AB3352"/>
    <w:rsid w:val="00AB3762"/>
    <w:rsid w:val="00AB3827"/>
    <w:rsid w:val="00AB3FDD"/>
    <w:rsid w:val="00AB4100"/>
    <w:rsid w:val="00AB412D"/>
    <w:rsid w:val="00AB5666"/>
    <w:rsid w:val="00AB5F32"/>
    <w:rsid w:val="00AB6206"/>
    <w:rsid w:val="00AB63B4"/>
    <w:rsid w:val="00AB65BB"/>
    <w:rsid w:val="00AB74E9"/>
    <w:rsid w:val="00AB76FE"/>
    <w:rsid w:val="00AB7729"/>
    <w:rsid w:val="00AB7E38"/>
    <w:rsid w:val="00AB7F0B"/>
    <w:rsid w:val="00AC0A6B"/>
    <w:rsid w:val="00AC0CCE"/>
    <w:rsid w:val="00AC1AFB"/>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B09"/>
    <w:rsid w:val="00AD0CF1"/>
    <w:rsid w:val="00AD0FAE"/>
    <w:rsid w:val="00AD14C6"/>
    <w:rsid w:val="00AD157B"/>
    <w:rsid w:val="00AD1AC7"/>
    <w:rsid w:val="00AD1CBD"/>
    <w:rsid w:val="00AD1D92"/>
    <w:rsid w:val="00AD2602"/>
    <w:rsid w:val="00AD26C7"/>
    <w:rsid w:val="00AD2B31"/>
    <w:rsid w:val="00AD2EF4"/>
    <w:rsid w:val="00AD2F6A"/>
    <w:rsid w:val="00AD3D71"/>
    <w:rsid w:val="00AD4244"/>
    <w:rsid w:val="00AD42F5"/>
    <w:rsid w:val="00AD46DB"/>
    <w:rsid w:val="00AD4CB8"/>
    <w:rsid w:val="00AD4FCA"/>
    <w:rsid w:val="00AD5334"/>
    <w:rsid w:val="00AD56D5"/>
    <w:rsid w:val="00AD6217"/>
    <w:rsid w:val="00AD686F"/>
    <w:rsid w:val="00AD6A4F"/>
    <w:rsid w:val="00AD6D47"/>
    <w:rsid w:val="00AD6F77"/>
    <w:rsid w:val="00AD75BF"/>
    <w:rsid w:val="00AD760B"/>
    <w:rsid w:val="00AD7DB2"/>
    <w:rsid w:val="00AE0057"/>
    <w:rsid w:val="00AE02E4"/>
    <w:rsid w:val="00AE0336"/>
    <w:rsid w:val="00AE09BA"/>
    <w:rsid w:val="00AE0A4C"/>
    <w:rsid w:val="00AE0B3C"/>
    <w:rsid w:val="00AE1365"/>
    <w:rsid w:val="00AE16D8"/>
    <w:rsid w:val="00AE1728"/>
    <w:rsid w:val="00AE1933"/>
    <w:rsid w:val="00AE1EB7"/>
    <w:rsid w:val="00AE1F42"/>
    <w:rsid w:val="00AE2256"/>
    <w:rsid w:val="00AE28AE"/>
    <w:rsid w:val="00AE2F13"/>
    <w:rsid w:val="00AE3354"/>
    <w:rsid w:val="00AE398E"/>
    <w:rsid w:val="00AE3C98"/>
    <w:rsid w:val="00AE3F45"/>
    <w:rsid w:val="00AE3F62"/>
    <w:rsid w:val="00AE4300"/>
    <w:rsid w:val="00AE43EC"/>
    <w:rsid w:val="00AE4D7F"/>
    <w:rsid w:val="00AE4FF2"/>
    <w:rsid w:val="00AE5168"/>
    <w:rsid w:val="00AE562C"/>
    <w:rsid w:val="00AE5A97"/>
    <w:rsid w:val="00AE5B10"/>
    <w:rsid w:val="00AE5C6A"/>
    <w:rsid w:val="00AE5ED2"/>
    <w:rsid w:val="00AE5FEB"/>
    <w:rsid w:val="00AE6223"/>
    <w:rsid w:val="00AE6774"/>
    <w:rsid w:val="00AE6F59"/>
    <w:rsid w:val="00AE7516"/>
    <w:rsid w:val="00AE7797"/>
    <w:rsid w:val="00AE7CDC"/>
    <w:rsid w:val="00AE7E71"/>
    <w:rsid w:val="00AF0036"/>
    <w:rsid w:val="00AF0357"/>
    <w:rsid w:val="00AF0D0D"/>
    <w:rsid w:val="00AF13CA"/>
    <w:rsid w:val="00AF16AF"/>
    <w:rsid w:val="00AF16F1"/>
    <w:rsid w:val="00AF1AF4"/>
    <w:rsid w:val="00AF1BAB"/>
    <w:rsid w:val="00AF29F4"/>
    <w:rsid w:val="00AF2BB2"/>
    <w:rsid w:val="00AF2EB9"/>
    <w:rsid w:val="00AF2FE5"/>
    <w:rsid w:val="00AF307D"/>
    <w:rsid w:val="00AF3974"/>
    <w:rsid w:val="00AF4691"/>
    <w:rsid w:val="00AF4BBC"/>
    <w:rsid w:val="00AF4BE9"/>
    <w:rsid w:val="00AF4BF7"/>
    <w:rsid w:val="00AF4C29"/>
    <w:rsid w:val="00AF4FF5"/>
    <w:rsid w:val="00AF502E"/>
    <w:rsid w:val="00AF51A3"/>
    <w:rsid w:val="00AF5B3C"/>
    <w:rsid w:val="00AF5D51"/>
    <w:rsid w:val="00AF68D0"/>
    <w:rsid w:val="00AF6A35"/>
    <w:rsid w:val="00AF6AC9"/>
    <w:rsid w:val="00AF6B6A"/>
    <w:rsid w:val="00AF6ED8"/>
    <w:rsid w:val="00AF731E"/>
    <w:rsid w:val="00AF7464"/>
    <w:rsid w:val="00AF7810"/>
    <w:rsid w:val="00AF78CC"/>
    <w:rsid w:val="00AF7A21"/>
    <w:rsid w:val="00B00BFB"/>
    <w:rsid w:val="00B011A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A2"/>
    <w:rsid w:val="00B07D0F"/>
    <w:rsid w:val="00B07E0A"/>
    <w:rsid w:val="00B10004"/>
    <w:rsid w:val="00B106AF"/>
    <w:rsid w:val="00B1072E"/>
    <w:rsid w:val="00B10DE6"/>
    <w:rsid w:val="00B11011"/>
    <w:rsid w:val="00B11844"/>
    <w:rsid w:val="00B118E6"/>
    <w:rsid w:val="00B11ABA"/>
    <w:rsid w:val="00B11DE9"/>
    <w:rsid w:val="00B11E35"/>
    <w:rsid w:val="00B1239C"/>
    <w:rsid w:val="00B123E5"/>
    <w:rsid w:val="00B1259F"/>
    <w:rsid w:val="00B1280C"/>
    <w:rsid w:val="00B129C0"/>
    <w:rsid w:val="00B13194"/>
    <w:rsid w:val="00B1385A"/>
    <w:rsid w:val="00B13E43"/>
    <w:rsid w:val="00B15176"/>
    <w:rsid w:val="00B15C2E"/>
    <w:rsid w:val="00B163DE"/>
    <w:rsid w:val="00B1697A"/>
    <w:rsid w:val="00B16B9D"/>
    <w:rsid w:val="00B16C66"/>
    <w:rsid w:val="00B1727B"/>
    <w:rsid w:val="00B17328"/>
    <w:rsid w:val="00B17568"/>
    <w:rsid w:val="00B17C11"/>
    <w:rsid w:val="00B20ADC"/>
    <w:rsid w:val="00B2152F"/>
    <w:rsid w:val="00B218E3"/>
    <w:rsid w:val="00B2194B"/>
    <w:rsid w:val="00B223A5"/>
    <w:rsid w:val="00B22C68"/>
    <w:rsid w:val="00B2346B"/>
    <w:rsid w:val="00B23642"/>
    <w:rsid w:val="00B238BB"/>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123"/>
    <w:rsid w:val="00B255B9"/>
    <w:rsid w:val="00B2570F"/>
    <w:rsid w:val="00B25E38"/>
    <w:rsid w:val="00B262CE"/>
    <w:rsid w:val="00B26348"/>
    <w:rsid w:val="00B264CE"/>
    <w:rsid w:val="00B2729E"/>
    <w:rsid w:val="00B27825"/>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B3C"/>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B4"/>
    <w:rsid w:val="00B45DDA"/>
    <w:rsid w:val="00B464D4"/>
    <w:rsid w:val="00B46761"/>
    <w:rsid w:val="00B46974"/>
    <w:rsid w:val="00B46C03"/>
    <w:rsid w:val="00B475C6"/>
    <w:rsid w:val="00B47B61"/>
    <w:rsid w:val="00B51236"/>
    <w:rsid w:val="00B52848"/>
    <w:rsid w:val="00B52EF1"/>
    <w:rsid w:val="00B52FD6"/>
    <w:rsid w:val="00B53481"/>
    <w:rsid w:val="00B5370E"/>
    <w:rsid w:val="00B53732"/>
    <w:rsid w:val="00B538CE"/>
    <w:rsid w:val="00B53A31"/>
    <w:rsid w:val="00B53CB0"/>
    <w:rsid w:val="00B54312"/>
    <w:rsid w:val="00B54374"/>
    <w:rsid w:val="00B54AFE"/>
    <w:rsid w:val="00B55C70"/>
    <w:rsid w:val="00B55E04"/>
    <w:rsid w:val="00B55F87"/>
    <w:rsid w:val="00B56050"/>
    <w:rsid w:val="00B563C0"/>
    <w:rsid w:val="00B569E4"/>
    <w:rsid w:val="00B56A21"/>
    <w:rsid w:val="00B56C2C"/>
    <w:rsid w:val="00B56F44"/>
    <w:rsid w:val="00B57408"/>
    <w:rsid w:val="00B577CB"/>
    <w:rsid w:val="00B57A87"/>
    <w:rsid w:val="00B57ECD"/>
    <w:rsid w:val="00B60104"/>
    <w:rsid w:val="00B603ED"/>
    <w:rsid w:val="00B60637"/>
    <w:rsid w:val="00B60968"/>
    <w:rsid w:val="00B60D49"/>
    <w:rsid w:val="00B60FA1"/>
    <w:rsid w:val="00B612A3"/>
    <w:rsid w:val="00B6143F"/>
    <w:rsid w:val="00B61A1E"/>
    <w:rsid w:val="00B61D04"/>
    <w:rsid w:val="00B61D0E"/>
    <w:rsid w:val="00B61E59"/>
    <w:rsid w:val="00B62BF7"/>
    <w:rsid w:val="00B62F4E"/>
    <w:rsid w:val="00B634B0"/>
    <w:rsid w:val="00B63FB5"/>
    <w:rsid w:val="00B64625"/>
    <w:rsid w:val="00B649C5"/>
    <w:rsid w:val="00B64EE2"/>
    <w:rsid w:val="00B64F83"/>
    <w:rsid w:val="00B65A39"/>
    <w:rsid w:val="00B65B35"/>
    <w:rsid w:val="00B65C45"/>
    <w:rsid w:val="00B669AE"/>
    <w:rsid w:val="00B66D34"/>
    <w:rsid w:val="00B67250"/>
    <w:rsid w:val="00B6737F"/>
    <w:rsid w:val="00B67B0A"/>
    <w:rsid w:val="00B67E53"/>
    <w:rsid w:val="00B70061"/>
    <w:rsid w:val="00B708EC"/>
    <w:rsid w:val="00B70BB8"/>
    <w:rsid w:val="00B7108A"/>
    <w:rsid w:val="00B71164"/>
    <w:rsid w:val="00B71302"/>
    <w:rsid w:val="00B7152C"/>
    <w:rsid w:val="00B71B67"/>
    <w:rsid w:val="00B71D67"/>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6D4E"/>
    <w:rsid w:val="00B77265"/>
    <w:rsid w:val="00B773A4"/>
    <w:rsid w:val="00B775B8"/>
    <w:rsid w:val="00B77743"/>
    <w:rsid w:val="00B77C6A"/>
    <w:rsid w:val="00B77E31"/>
    <w:rsid w:val="00B805C3"/>
    <w:rsid w:val="00B80C76"/>
    <w:rsid w:val="00B80E0E"/>
    <w:rsid w:val="00B81418"/>
    <w:rsid w:val="00B81810"/>
    <w:rsid w:val="00B81F80"/>
    <w:rsid w:val="00B8218D"/>
    <w:rsid w:val="00B82438"/>
    <w:rsid w:val="00B82748"/>
    <w:rsid w:val="00B8377E"/>
    <w:rsid w:val="00B83910"/>
    <w:rsid w:val="00B83D6C"/>
    <w:rsid w:val="00B83DC6"/>
    <w:rsid w:val="00B84253"/>
    <w:rsid w:val="00B84639"/>
    <w:rsid w:val="00B84ED0"/>
    <w:rsid w:val="00B8580B"/>
    <w:rsid w:val="00B85A29"/>
    <w:rsid w:val="00B860CE"/>
    <w:rsid w:val="00B87020"/>
    <w:rsid w:val="00B870A9"/>
    <w:rsid w:val="00B874DE"/>
    <w:rsid w:val="00B875BB"/>
    <w:rsid w:val="00B8793A"/>
    <w:rsid w:val="00B87D6E"/>
    <w:rsid w:val="00B87DDA"/>
    <w:rsid w:val="00B87E55"/>
    <w:rsid w:val="00B90FAA"/>
    <w:rsid w:val="00B91093"/>
    <w:rsid w:val="00B9120E"/>
    <w:rsid w:val="00B9165E"/>
    <w:rsid w:val="00B91C16"/>
    <w:rsid w:val="00B91DC7"/>
    <w:rsid w:val="00B9217D"/>
    <w:rsid w:val="00B92687"/>
    <w:rsid w:val="00B92775"/>
    <w:rsid w:val="00B92A44"/>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CD"/>
    <w:rsid w:val="00B96C40"/>
    <w:rsid w:val="00B972D3"/>
    <w:rsid w:val="00B97487"/>
    <w:rsid w:val="00B97728"/>
    <w:rsid w:val="00B97D24"/>
    <w:rsid w:val="00BA03DB"/>
    <w:rsid w:val="00BA0492"/>
    <w:rsid w:val="00BA0B8D"/>
    <w:rsid w:val="00BA0BBA"/>
    <w:rsid w:val="00BA0D32"/>
    <w:rsid w:val="00BA0FCA"/>
    <w:rsid w:val="00BA1299"/>
    <w:rsid w:val="00BA1602"/>
    <w:rsid w:val="00BA18F5"/>
    <w:rsid w:val="00BA1E37"/>
    <w:rsid w:val="00BA1F6B"/>
    <w:rsid w:val="00BA20EC"/>
    <w:rsid w:val="00BA2726"/>
    <w:rsid w:val="00BA2775"/>
    <w:rsid w:val="00BA2CA1"/>
    <w:rsid w:val="00BA2FEA"/>
    <w:rsid w:val="00BA30F9"/>
    <w:rsid w:val="00BA3A9C"/>
    <w:rsid w:val="00BA3C8E"/>
    <w:rsid w:val="00BA3F4F"/>
    <w:rsid w:val="00BA4304"/>
    <w:rsid w:val="00BA4557"/>
    <w:rsid w:val="00BA4776"/>
    <w:rsid w:val="00BA48B0"/>
    <w:rsid w:val="00BA4FC4"/>
    <w:rsid w:val="00BA52C3"/>
    <w:rsid w:val="00BA59A7"/>
    <w:rsid w:val="00BA5A54"/>
    <w:rsid w:val="00BA5A78"/>
    <w:rsid w:val="00BA5E95"/>
    <w:rsid w:val="00BA622D"/>
    <w:rsid w:val="00BA6919"/>
    <w:rsid w:val="00BA6AE0"/>
    <w:rsid w:val="00BA6C90"/>
    <w:rsid w:val="00BA6F22"/>
    <w:rsid w:val="00BA7941"/>
    <w:rsid w:val="00BB0086"/>
    <w:rsid w:val="00BB0138"/>
    <w:rsid w:val="00BB061B"/>
    <w:rsid w:val="00BB0D27"/>
    <w:rsid w:val="00BB0F81"/>
    <w:rsid w:val="00BB17EA"/>
    <w:rsid w:val="00BB1F15"/>
    <w:rsid w:val="00BB2640"/>
    <w:rsid w:val="00BB2BCB"/>
    <w:rsid w:val="00BB2FE7"/>
    <w:rsid w:val="00BB39DF"/>
    <w:rsid w:val="00BB3AD3"/>
    <w:rsid w:val="00BB3B2F"/>
    <w:rsid w:val="00BB3DE0"/>
    <w:rsid w:val="00BB4095"/>
    <w:rsid w:val="00BB4103"/>
    <w:rsid w:val="00BB4754"/>
    <w:rsid w:val="00BB4B96"/>
    <w:rsid w:val="00BB4C51"/>
    <w:rsid w:val="00BB4FA4"/>
    <w:rsid w:val="00BB5DA1"/>
    <w:rsid w:val="00BB631E"/>
    <w:rsid w:val="00BB6B04"/>
    <w:rsid w:val="00BB727B"/>
    <w:rsid w:val="00BB75B6"/>
    <w:rsid w:val="00BB7FCC"/>
    <w:rsid w:val="00BC027A"/>
    <w:rsid w:val="00BC0320"/>
    <w:rsid w:val="00BC0635"/>
    <w:rsid w:val="00BC0694"/>
    <w:rsid w:val="00BC112F"/>
    <w:rsid w:val="00BC129D"/>
    <w:rsid w:val="00BC19E6"/>
    <w:rsid w:val="00BC1DEE"/>
    <w:rsid w:val="00BC231C"/>
    <w:rsid w:val="00BC29A3"/>
    <w:rsid w:val="00BC30F3"/>
    <w:rsid w:val="00BC313A"/>
    <w:rsid w:val="00BC36C3"/>
    <w:rsid w:val="00BC3F93"/>
    <w:rsid w:val="00BC44BB"/>
    <w:rsid w:val="00BC4F49"/>
    <w:rsid w:val="00BC5492"/>
    <w:rsid w:val="00BC5965"/>
    <w:rsid w:val="00BC5A52"/>
    <w:rsid w:val="00BC5DFB"/>
    <w:rsid w:val="00BC5EFB"/>
    <w:rsid w:val="00BC63A3"/>
    <w:rsid w:val="00BC6755"/>
    <w:rsid w:val="00BC68F3"/>
    <w:rsid w:val="00BC6B11"/>
    <w:rsid w:val="00BC6E24"/>
    <w:rsid w:val="00BC7ACE"/>
    <w:rsid w:val="00BD0330"/>
    <w:rsid w:val="00BD06CB"/>
    <w:rsid w:val="00BD0972"/>
    <w:rsid w:val="00BD0B51"/>
    <w:rsid w:val="00BD0BDA"/>
    <w:rsid w:val="00BD0C3C"/>
    <w:rsid w:val="00BD1395"/>
    <w:rsid w:val="00BD1520"/>
    <w:rsid w:val="00BD2510"/>
    <w:rsid w:val="00BD3131"/>
    <w:rsid w:val="00BD3151"/>
    <w:rsid w:val="00BD3567"/>
    <w:rsid w:val="00BD3868"/>
    <w:rsid w:val="00BD3B1C"/>
    <w:rsid w:val="00BD3E3F"/>
    <w:rsid w:val="00BD409A"/>
    <w:rsid w:val="00BD43B9"/>
    <w:rsid w:val="00BD44CA"/>
    <w:rsid w:val="00BD4652"/>
    <w:rsid w:val="00BD4ABE"/>
    <w:rsid w:val="00BD59CF"/>
    <w:rsid w:val="00BD5B39"/>
    <w:rsid w:val="00BD620B"/>
    <w:rsid w:val="00BD63C2"/>
    <w:rsid w:val="00BD6C87"/>
    <w:rsid w:val="00BD6F64"/>
    <w:rsid w:val="00BD7298"/>
    <w:rsid w:val="00BD7564"/>
    <w:rsid w:val="00BE005B"/>
    <w:rsid w:val="00BE09BC"/>
    <w:rsid w:val="00BE0D2D"/>
    <w:rsid w:val="00BE142A"/>
    <w:rsid w:val="00BE1DEF"/>
    <w:rsid w:val="00BE1E0D"/>
    <w:rsid w:val="00BE2EB4"/>
    <w:rsid w:val="00BE3C0A"/>
    <w:rsid w:val="00BE3C13"/>
    <w:rsid w:val="00BE3EC1"/>
    <w:rsid w:val="00BE3FE9"/>
    <w:rsid w:val="00BE4227"/>
    <w:rsid w:val="00BE4455"/>
    <w:rsid w:val="00BE44C1"/>
    <w:rsid w:val="00BE4765"/>
    <w:rsid w:val="00BE482A"/>
    <w:rsid w:val="00BE48C8"/>
    <w:rsid w:val="00BE4982"/>
    <w:rsid w:val="00BE506B"/>
    <w:rsid w:val="00BE51EB"/>
    <w:rsid w:val="00BE5488"/>
    <w:rsid w:val="00BE5609"/>
    <w:rsid w:val="00BE57A0"/>
    <w:rsid w:val="00BE5BB2"/>
    <w:rsid w:val="00BE5D00"/>
    <w:rsid w:val="00BE5D89"/>
    <w:rsid w:val="00BE6459"/>
    <w:rsid w:val="00BE656A"/>
    <w:rsid w:val="00BE6DFC"/>
    <w:rsid w:val="00BE6E6E"/>
    <w:rsid w:val="00BE765A"/>
    <w:rsid w:val="00BE7817"/>
    <w:rsid w:val="00BE7BBE"/>
    <w:rsid w:val="00BE7F54"/>
    <w:rsid w:val="00BF00E4"/>
    <w:rsid w:val="00BF091F"/>
    <w:rsid w:val="00BF0A85"/>
    <w:rsid w:val="00BF0DD6"/>
    <w:rsid w:val="00BF0FB0"/>
    <w:rsid w:val="00BF17E8"/>
    <w:rsid w:val="00BF209F"/>
    <w:rsid w:val="00BF26D4"/>
    <w:rsid w:val="00BF2976"/>
    <w:rsid w:val="00BF2A53"/>
    <w:rsid w:val="00BF2BCF"/>
    <w:rsid w:val="00BF334F"/>
    <w:rsid w:val="00BF35AD"/>
    <w:rsid w:val="00BF3875"/>
    <w:rsid w:val="00BF3C69"/>
    <w:rsid w:val="00BF3DCD"/>
    <w:rsid w:val="00BF4C35"/>
    <w:rsid w:val="00BF53D4"/>
    <w:rsid w:val="00BF5F2D"/>
    <w:rsid w:val="00BF6A11"/>
    <w:rsid w:val="00BF6E30"/>
    <w:rsid w:val="00BF6E4E"/>
    <w:rsid w:val="00BF6F1C"/>
    <w:rsid w:val="00BF701C"/>
    <w:rsid w:val="00BF72B4"/>
    <w:rsid w:val="00BF7596"/>
    <w:rsid w:val="00BF763D"/>
    <w:rsid w:val="00BF7C7F"/>
    <w:rsid w:val="00BF7F7E"/>
    <w:rsid w:val="00C01017"/>
    <w:rsid w:val="00C01216"/>
    <w:rsid w:val="00C0122E"/>
    <w:rsid w:val="00C01A99"/>
    <w:rsid w:val="00C029FA"/>
    <w:rsid w:val="00C02B5D"/>
    <w:rsid w:val="00C0385B"/>
    <w:rsid w:val="00C03E2D"/>
    <w:rsid w:val="00C040DD"/>
    <w:rsid w:val="00C049B2"/>
    <w:rsid w:val="00C04A5B"/>
    <w:rsid w:val="00C04C32"/>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AD2"/>
    <w:rsid w:val="00C1222A"/>
    <w:rsid w:val="00C1271F"/>
    <w:rsid w:val="00C12A21"/>
    <w:rsid w:val="00C12F80"/>
    <w:rsid w:val="00C131D7"/>
    <w:rsid w:val="00C13D58"/>
    <w:rsid w:val="00C13DEE"/>
    <w:rsid w:val="00C13EA4"/>
    <w:rsid w:val="00C141E7"/>
    <w:rsid w:val="00C151EB"/>
    <w:rsid w:val="00C154B9"/>
    <w:rsid w:val="00C15CD0"/>
    <w:rsid w:val="00C160CF"/>
    <w:rsid w:val="00C16296"/>
    <w:rsid w:val="00C1631A"/>
    <w:rsid w:val="00C16709"/>
    <w:rsid w:val="00C16868"/>
    <w:rsid w:val="00C16C49"/>
    <w:rsid w:val="00C16C76"/>
    <w:rsid w:val="00C16E90"/>
    <w:rsid w:val="00C170B4"/>
    <w:rsid w:val="00C1718A"/>
    <w:rsid w:val="00C1764C"/>
    <w:rsid w:val="00C17F47"/>
    <w:rsid w:val="00C17F8D"/>
    <w:rsid w:val="00C20022"/>
    <w:rsid w:val="00C202F5"/>
    <w:rsid w:val="00C20939"/>
    <w:rsid w:val="00C209DB"/>
    <w:rsid w:val="00C20C21"/>
    <w:rsid w:val="00C20FAB"/>
    <w:rsid w:val="00C213A4"/>
    <w:rsid w:val="00C21766"/>
    <w:rsid w:val="00C21EAB"/>
    <w:rsid w:val="00C22122"/>
    <w:rsid w:val="00C22B13"/>
    <w:rsid w:val="00C22E79"/>
    <w:rsid w:val="00C22F5A"/>
    <w:rsid w:val="00C230C6"/>
    <w:rsid w:val="00C23230"/>
    <w:rsid w:val="00C235D8"/>
    <w:rsid w:val="00C24BB2"/>
    <w:rsid w:val="00C24D02"/>
    <w:rsid w:val="00C2529E"/>
    <w:rsid w:val="00C2530F"/>
    <w:rsid w:val="00C253A6"/>
    <w:rsid w:val="00C25700"/>
    <w:rsid w:val="00C25C85"/>
    <w:rsid w:val="00C26304"/>
    <w:rsid w:val="00C26C0C"/>
    <w:rsid w:val="00C26FE7"/>
    <w:rsid w:val="00C2719C"/>
    <w:rsid w:val="00C27231"/>
    <w:rsid w:val="00C275BC"/>
    <w:rsid w:val="00C27CD1"/>
    <w:rsid w:val="00C300DF"/>
    <w:rsid w:val="00C30400"/>
    <w:rsid w:val="00C30788"/>
    <w:rsid w:val="00C30E66"/>
    <w:rsid w:val="00C3181E"/>
    <w:rsid w:val="00C31C9C"/>
    <w:rsid w:val="00C320E0"/>
    <w:rsid w:val="00C323B6"/>
    <w:rsid w:val="00C325CF"/>
    <w:rsid w:val="00C32BAC"/>
    <w:rsid w:val="00C337E6"/>
    <w:rsid w:val="00C34608"/>
    <w:rsid w:val="00C3498F"/>
    <w:rsid w:val="00C349EA"/>
    <w:rsid w:val="00C3517B"/>
    <w:rsid w:val="00C35577"/>
    <w:rsid w:val="00C35678"/>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4DD2"/>
    <w:rsid w:val="00C452F2"/>
    <w:rsid w:val="00C454EB"/>
    <w:rsid w:val="00C458FB"/>
    <w:rsid w:val="00C45FC4"/>
    <w:rsid w:val="00C461EB"/>
    <w:rsid w:val="00C4640A"/>
    <w:rsid w:val="00C465E2"/>
    <w:rsid w:val="00C46D34"/>
    <w:rsid w:val="00C46EF8"/>
    <w:rsid w:val="00C47776"/>
    <w:rsid w:val="00C4778E"/>
    <w:rsid w:val="00C500AD"/>
    <w:rsid w:val="00C50186"/>
    <w:rsid w:val="00C502B9"/>
    <w:rsid w:val="00C50C12"/>
    <w:rsid w:val="00C5107F"/>
    <w:rsid w:val="00C51CE3"/>
    <w:rsid w:val="00C52002"/>
    <w:rsid w:val="00C520B2"/>
    <w:rsid w:val="00C52140"/>
    <w:rsid w:val="00C52192"/>
    <w:rsid w:val="00C52227"/>
    <w:rsid w:val="00C52992"/>
    <w:rsid w:val="00C52A32"/>
    <w:rsid w:val="00C53123"/>
    <w:rsid w:val="00C532F0"/>
    <w:rsid w:val="00C534B1"/>
    <w:rsid w:val="00C537AA"/>
    <w:rsid w:val="00C53EAE"/>
    <w:rsid w:val="00C543F9"/>
    <w:rsid w:val="00C5461B"/>
    <w:rsid w:val="00C54765"/>
    <w:rsid w:val="00C54777"/>
    <w:rsid w:val="00C548BE"/>
    <w:rsid w:val="00C5516A"/>
    <w:rsid w:val="00C55173"/>
    <w:rsid w:val="00C5631C"/>
    <w:rsid w:val="00C56775"/>
    <w:rsid w:val="00C56922"/>
    <w:rsid w:val="00C56A3B"/>
    <w:rsid w:val="00C56FD7"/>
    <w:rsid w:val="00C5701F"/>
    <w:rsid w:val="00C60308"/>
    <w:rsid w:val="00C6056F"/>
    <w:rsid w:val="00C60A0C"/>
    <w:rsid w:val="00C60D2E"/>
    <w:rsid w:val="00C60EAC"/>
    <w:rsid w:val="00C61158"/>
    <w:rsid w:val="00C61256"/>
    <w:rsid w:val="00C613B0"/>
    <w:rsid w:val="00C618F1"/>
    <w:rsid w:val="00C61950"/>
    <w:rsid w:val="00C6199B"/>
    <w:rsid w:val="00C6222A"/>
    <w:rsid w:val="00C62746"/>
    <w:rsid w:val="00C62D60"/>
    <w:rsid w:val="00C6391C"/>
    <w:rsid w:val="00C63CDB"/>
    <w:rsid w:val="00C63EFC"/>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1C9B"/>
    <w:rsid w:val="00C71DE4"/>
    <w:rsid w:val="00C7211C"/>
    <w:rsid w:val="00C721EA"/>
    <w:rsid w:val="00C728FD"/>
    <w:rsid w:val="00C72BDF"/>
    <w:rsid w:val="00C72BF1"/>
    <w:rsid w:val="00C73176"/>
    <w:rsid w:val="00C7331A"/>
    <w:rsid w:val="00C7343A"/>
    <w:rsid w:val="00C7353E"/>
    <w:rsid w:val="00C73CF3"/>
    <w:rsid w:val="00C73F2C"/>
    <w:rsid w:val="00C7416C"/>
    <w:rsid w:val="00C74449"/>
    <w:rsid w:val="00C7456C"/>
    <w:rsid w:val="00C74D7B"/>
    <w:rsid w:val="00C74E8F"/>
    <w:rsid w:val="00C752D7"/>
    <w:rsid w:val="00C76D31"/>
    <w:rsid w:val="00C76FF4"/>
    <w:rsid w:val="00C772D9"/>
    <w:rsid w:val="00C77AE7"/>
    <w:rsid w:val="00C77E79"/>
    <w:rsid w:val="00C77ED4"/>
    <w:rsid w:val="00C80B45"/>
    <w:rsid w:val="00C80E0B"/>
    <w:rsid w:val="00C80ED4"/>
    <w:rsid w:val="00C80F09"/>
    <w:rsid w:val="00C80F56"/>
    <w:rsid w:val="00C813C5"/>
    <w:rsid w:val="00C81602"/>
    <w:rsid w:val="00C81E2B"/>
    <w:rsid w:val="00C82737"/>
    <w:rsid w:val="00C82741"/>
    <w:rsid w:val="00C82ADF"/>
    <w:rsid w:val="00C82BBD"/>
    <w:rsid w:val="00C82CB2"/>
    <w:rsid w:val="00C83878"/>
    <w:rsid w:val="00C83DA0"/>
    <w:rsid w:val="00C84004"/>
    <w:rsid w:val="00C840C4"/>
    <w:rsid w:val="00C84A09"/>
    <w:rsid w:val="00C84EDF"/>
    <w:rsid w:val="00C85656"/>
    <w:rsid w:val="00C858DE"/>
    <w:rsid w:val="00C85D70"/>
    <w:rsid w:val="00C86256"/>
    <w:rsid w:val="00C865F1"/>
    <w:rsid w:val="00C8684F"/>
    <w:rsid w:val="00C86873"/>
    <w:rsid w:val="00C86A5D"/>
    <w:rsid w:val="00C86B8C"/>
    <w:rsid w:val="00C86E81"/>
    <w:rsid w:val="00C86E9E"/>
    <w:rsid w:val="00C873CD"/>
    <w:rsid w:val="00C873D6"/>
    <w:rsid w:val="00C8742F"/>
    <w:rsid w:val="00C874E8"/>
    <w:rsid w:val="00C8763B"/>
    <w:rsid w:val="00C87ACD"/>
    <w:rsid w:val="00C87BC2"/>
    <w:rsid w:val="00C87DA5"/>
    <w:rsid w:val="00C90E43"/>
    <w:rsid w:val="00C90FDA"/>
    <w:rsid w:val="00C910F0"/>
    <w:rsid w:val="00C91648"/>
    <w:rsid w:val="00C91A8F"/>
    <w:rsid w:val="00C91C60"/>
    <w:rsid w:val="00C91EFA"/>
    <w:rsid w:val="00C91FFD"/>
    <w:rsid w:val="00C9215F"/>
    <w:rsid w:val="00C92305"/>
    <w:rsid w:val="00C924CA"/>
    <w:rsid w:val="00C936EE"/>
    <w:rsid w:val="00C93B5F"/>
    <w:rsid w:val="00C93D66"/>
    <w:rsid w:val="00C93FB2"/>
    <w:rsid w:val="00C942F1"/>
    <w:rsid w:val="00C9437D"/>
    <w:rsid w:val="00C94C92"/>
    <w:rsid w:val="00C94FDA"/>
    <w:rsid w:val="00C95229"/>
    <w:rsid w:val="00C954D0"/>
    <w:rsid w:val="00C95B5A"/>
    <w:rsid w:val="00C96271"/>
    <w:rsid w:val="00C96546"/>
    <w:rsid w:val="00C968AB"/>
    <w:rsid w:val="00C96CE2"/>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4603"/>
    <w:rsid w:val="00CA468D"/>
    <w:rsid w:val="00CA4ED0"/>
    <w:rsid w:val="00CA4FE2"/>
    <w:rsid w:val="00CA5592"/>
    <w:rsid w:val="00CA5B91"/>
    <w:rsid w:val="00CA5B9D"/>
    <w:rsid w:val="00CA5E44"/>
    <w:rsid w:val="00CA66DF"/>
    <w:rsid w:val="00CA6874"/>
    <w:rsid w:val="00CA6994"/>
    <w:rsid w:val="00CA6BDA"/>
    <w:rsid w:val="00CA6D55"/>
    <w:rsid w:val="00CA6EC2"/>
    <w:rsid w:val="00CA6F2A"/>
    <w:rsid w:val="00CA7181"/>
    <w:rsid w:val="00CA7265"/>
    <w:rsid w:val="00CA7485"/>
    <w:rsid w:val="00CA758F"/>
    <w:rsid w:val="00CA75A7"/>
    <w:rsid w:val="00CA761C"/>
    <w:rsid w:val="00CA78B5"/>
    <w:rsid w:val="00CA7A42"/>
    <w:rsid w:val="00CA7AB0"/>
    <w:rsid w:val="00CA7E31"/>
    <w:rsid w:val="00CB01F3"/>
    <w:rsid w:val="00CB0C9D"/>
    <w:rsid w:val="00CB0D34"/>
    <w:rsid w:val="00CB0F6C"/>
    <w:rsid w:val="00CB17C9"/>
    <w:rsid w:val="00CB19E4"/>
    <w:rsid w:val="00CB22F2"/>
    <w:rsid w:val="00CB2453"/>
    <w:rsid w:val="00CB26A5"/>
    <w:rsid w:val="00CB2D3C"/>
    <w:rsid w:val="00CB35D4"/>
    <w:rsid w:val="00CB4CDE"/>
    <w:rsid w:val="00CB4EC7"/>
    <w:rsid w:val="00CB4F37"/>
    <w:rsid w:val="00CB502A"/>
    <w:rsid w:val="00CB54B0"/>
    <w:rsid w:val="00CB5626"/>
    <w:rsid w:val="00CB60AD"/>
    <w:rsid w:val="00CB6296"/>
    <w:rsid w:val="00CB6934"/>
    <w:rsid w:val="00CB6AF1"/>
    <w:rsid w:val="00CB6E4C"/>
    <w:rsid w:val="00CB6FAB"/>
    <w:rsid w:val="00CB7191"/>
    <w:rsid w:val="00CC0187"/>
    <w:rsid w:val="00CC0246"/>
    <w:rsid w:val="00CC08BD"/>
    <w:rsid w:val="00CC0ABA"/>
    <w:rsid w:val="00CC0CD6"/>
    <w:rsid w:val="00CC0E3A"/>
    <w:rsid w:val="00CC0F67"/>
    <w:rsid w:val="00CC1073"/>
    <w:rsid w:val="00CC1B7E"/>
    <w:rsid w:val="00CC1C17"/>
    <w:rsid w:val="00CC22B4"/>
    <w:rsid w:val="00CC27A3"/>
    <w:rsid w:val="00CC2813"/>
    <w:rsid w:val="00CC298F"/>
    <w:rsid w:val="00CC2FFA"/>
    <w:rsid w:val="00CC36C2"/>
    <w:rsid w:val="00CC3789"/>
    <w:rsid w:val="00CC38F9"/>
    <w:rsid w:val="00CC3C4B"/>
    <w:rsid w:val="00CC3DA3"/>
    <w:rsid w:val="00CC4682"/>
    <w:rsid w:val="00CC4736"/>
    <w:rsid w:val="00CC5137"/>
    <w:rsid w:val="00CC56F4"/>
    <w:rsid w:val="00CC5E6F"/>
    <w:rsid w:val="00CC5F5D"/>
    <w:rsid w:val="00CC6364"/>
    <w:rsid w:val="00CC64FC"/>
    <w:rsid w:val="00CC66D1"/>
    <w:rsid w:val="00CC6C00"/>
    <w:rsid w:val="00CC6D23"/>
    <w:rsid w:val="00CC6F14"/>
    <w:rsid w:val="00CC7478"/>
    <w:rsid w:val="00CC7707"/>
    <w:rsid w:val="00CC7914"/>
    <w:rsid w:val="00CC7DAC"/>
    <w:rsid w:val="00CC7F65"/>
    <w:rsid w:val="00CD007D"/>
    <w:rsid w:val="00CD00EB"/>
    <w:rsid w:val="00CD0359"/>
    <w:rsid w:val="00CD067D"/>
    <w:rsid w:val="00CD06E0"/>
    <w:rsid w:val="00CD12C7"/>
    <w:rsid w:val="00CD1749"/>
    <w:rsid w:val="00CD1874"/>
    <w:rsid w:val="00CD1A84"/>
    <w:rsid w:val="00CD218D"/>
    <w:rsid w:val="00CD2416"/>
    <w:rsid w:val="00CD2542"/>
    <w:rsid w:val="00CD2968"/>
    <w:rsid w:val="00CD2A50"/>
    <w:rsid w:val="00CD2C36"/>
    <w:rsid w:val="00CD2CAE"/>
    <w:rsid w:val="00CD32DA"/>
    <w:rsid w:val="00CD339F"/>
    <w:rsid w:val="00CD3EC2"/>
    <w:rsid w:val="00CD3F3A"/>
    <w:rsid w:val="00CD3FC1"/>
    <w:rsid w:val="00CD40BE"/>
    <w:rsid w:val="00CD427D"/>
    <w:rsid w:val="00CD4688"/>
    <w:rsid w:val="00CD4B2C"/>
    <w:rsid w:val="00CD4B60"/>
    <w:rsid w:val="00CD4F48"/>
    <w:rsid w:val="00CD5085"/>
    <w:rsid w:val="00CD55E2"/>
    <w:rsid w:val="00CD5932"/>
    <w:rsid w:val="00CD5949"/>
    <w:rsid w:val="00CD65B6"/>
    <w:rsid w:val="00CD67EB"/>
    <w:rsid w:val="00CD6BB2"/>
    <w:rsid w:val="00CD7233"/>
    <w:rsid w:val="00CD7BB5"/>
    <w:rsid w:val="00CD7C9C"/>
    <w:rsid w:val="00CD7E60"/>
    <w:rsid w:val="00CD7ED2"/>
    <w:rsid w:val="00CD7EFD"/>
    <w:rsid w:val="00CE02DB"/>
    <w:rsid w:val="00CE03F5"/>
    <w:rsid w:val="00CE07FA"/>
    <w:rsid w:val="00CE0863"/>
    <w:rsid w:val="00CE1A70"/>
    <w:rsid w:val="00CE1B2F"/>
    <w:rsid w:val="00CE1B93"/>
    <w:rsid w:val="00CE1BD5"/>
    <w:rsid w:val="00CE1FD1"/>
    <w:rsid w:val="00CE2125"/>
    <w:rsid w:val="00CE2304"/>
    <w:rsid w:val="00CE2704"/>
    <w:rsid w:val="00CE280F"/>
    <w:rsid w:val="00CE2DC2"/>
    <w:rsid w:val="00CE2DF4"/>
    <w:rsid w:val="00CE40E6"/>
    <w:rsid w:val="00CE43E0"/>
    <w:rsid w:val="00CE55AB"/>
    <w:rsid w:val="00CE5609"/>
    <w:rsid w:val="00CE5D2F"/>
    <w:rsid w:val="00CE62F0"/>
    <w:rsid w:val="00CE6414"/>
    <w:rsid w:val="00CE6450"/>
    <w:rsid w:val="00CE6C80"/>
    <w:rsid w:val="00CE6CD5"/>
    <w:rsid w:val="00CE6E9F"/>
    <w:rsid w:val="00CE73C2"/>
    <w:rsid w:val="00CE757C"/>
    <w:rsid w:val="00CE7714"/>
    <w:rsid w:val="00CE7922"/>
    <w:rsid w:val="00CE79D9"/>
    <w:rsid w:val="00CF09AA"/>
    <w:rsid w:val="00CF09C3"/>
    <w:rsid w:val="00CF104A"/>
    <w:rsid w:val="00CF172F"/>
    <w:rsid w:val="00CF19C8"/>
    <w:rsid w:val="00CF20B4"/>
    <w:rsid w:val="00CF2D33"/>
    <w:rsid w:val="00CF2E36"/>
    <w:rsid w:val="00CF331C"/>
    <w:rsid w:val="00CF38D0"/>
    <w:rsid w:val="00CF3ADF"/>
    <w:rsid w:val="00CF3C5B"/>
    <w:rsid w:val="00CF3EEF"/>
    <w:rsid w:val="00CF41F3"/>
    <w:rsid w:val="00CF44B7"/>
    <w:rsid w:val="00CF47B0"/>
    <w:rsid w:val="00CF4933"/>
    <w:rsid w:val="00CF5233"/>
    <w:rsid w:val="00CF5288"/>
    <w:rsid w:val="00CF5475"/>
    <w:rsid w:val="00CF55E7"/>
    <w:rsid w:val="00CF562A"/>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1ED"/>
    <w:rsid w:val="00D02286"/>
    <w:rsid w:val="00D023A1"/>
    <w:rsid w:val="00D034B1"/>
    <w:rsid w:val="00D03AA5"/>
    <w:rsid w:val="00D03B5A"/>
    <w:rsid w:val="00D03D76"/>
    <w:rsid w:val="00D03E12"/>
    <w:rsid w:val="00D040F3"/>
    <w:rsid w:val="00D04A3F"/>
    <w:rsid w:val="00D0587F"/>
    <w:rsid w:val="00D05AD1"/>
    <w:rsid w:val="00D05DC2"/>
    <w:rsid w:val="00D063F0"/>
    <w:rsid w:val="00D064AC"/>
    <w:rsid w:val="00D06603"/>
    <w:rsid w:val="00D066C4"/>
    <w:rsid w:val="00D06744"/>
    <w:rsid w:val="00D06D26"/>
    <w:rsid w:val="00D06D47"/>
    <w:rsid w:val="00D07202"/>
    <w:rsid w:val="00D07A58"/>
    <w:rsid w:val="00D07E4C"/>
    <w:rsid w:val="00D1042D"/>
    <w:rsid w:val="00D10D33"/>
    <w:rsid w:val="00D10F01"/>
    <w:rsid w:val="00D10F5E"/>
    <w:rsid w:val="00D1122C"/>
    <w:rsid w:val="00D118BD"/>
    <w:rsid w:val="00D120CD"/>
    <w:rsid w:val="00D1260E"/>
    <w:rsid w:val="00D12700"/>
    <w:rsid w:val="00D12754"/>
    <w:rsid w:val="00D12A76"/>
    <w:rsid w:val="00D12C32"/>
    <w:rsid w:val="00D12F98"/>
    <w:rsid w:val="00D13196"/>
    <w:rsid w:val="00D13334"/>
    <w:rsid w:val="00D13B6A"/>
    <w:rsid w:val="00D13EF6"/>
    <w:rsid w:val="00D14790"/>
    <w:rsid w:val="00D14DCF"/>
    <w:rsid w:val="00D154B2"/>
    <w:rsid w:val="00D1560C"/>
    <w:rsid w:val="00D15F59"/>
    <w:rsid w:val="00D1600A"/>
    <w:rsid w:val="00D1633C"/>
    <w:rsid w:val="00D165AA"/>
    <w:rsid w:val="00D16805"/>
    <w:rsid w:val="00D17204"/>
    <w:rsid w:val="00D17692"/>
    <w:rsid w:val="00D17BA3"/>
    <w:rsid w:val="00D20213"/>
    <w:rsid w:val="00D2084A"/>
    <w:rsid w:val="00D2149F"/>
    <w:rsid w:val="00D216C8"/>
    <w:rsid w:val="00D21B5C"/>
    <w:rsid w:val="00D2201D"/>
    <w:rsid w:val="00D22B66"/>
    <w:rsid w:val="00D22DBE"/>
    <w:rsid w:val="00D23075"/>
    <w:rsid w:val="00D230D1"/>
    <w:rsid w:val="00D2327A"/>
    <w:rsid w:val="00D23370"/>
    <w:rsid w:val="00D2354D"/>
    <w:rsid w:val="00D23E20"/>
    <w:rsid w:val="00D23F4B"/>
    <w:rsid w:val="00D23F82"/>
    <w:rsid w:val="00D24092"/>
    <w:rsid w:val="00D24319"/>
    <w:rsid w:val="00D2489D"/>
    <w:rsid w:val="00D24B95"/>
    <w:rsid w:val="00D24CEF"/>
    <w:rsid w:val="00D24DA7"/>
    <w:rsid w:val="00D25787"/>
    <w:rsid w:val="00D259EC"/>
    <w:rsid w:val="00D262F6"/>
    <w:rsid w:val="00D264F7"/>
    <w:rsid w:val="00D26869"/>
    <w:rsid w:val="00D269AD"/>
    <w:rsid w:val="00D276F8"/>
    <w:rsid w:val="00D278C3"/>
    <w:rsid w:val="00D300E6"/>
    <w:rsid w:val="00D302A3"/>
    <w:rsid w:val="00D3068D"/>
    <w:rsid w:val="00D309F3"/>
    <w:rsid w:val="00D318B1"/>
    <w:rsid w:val="00D3211E"/>
    <w:rsid w:val="00D32398"/>
    <w:rsid w:val="00D32F28"/>
    <w:rsid w:val="00D33074"/>
    <w:rsid w:val="00D33327"/>
    <w:rsid w:val="00D3338F"/>
    <w:rsid w:val="00D3340D"/>
    <w:rsid w:val="00D336FE"/>
    <w:rsid w:val="00D33B6D"/>
    <w:rsid w:val="00D33C25"/>
    <w:rsid w:val="00D33C55"/>
    <w:rsid w:val="00D3417E"/>
    <w:rsid w:val="00D341C0"/>
    <w:rsid w:val="00D34A48"/>
    <w:rsid w:val="00D34BEB"/>
    <w:rsid w:val="00D34CB9"/>
    <w:rsid w:val="00D34E4B"/>
    <w:rsid w:val="00D350B0"/>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2809"/>
    <w:rsid w:val="00D4281A"/>
    <w:rsid w:val="00D4353A"/>
    <w:rsid w:val="00D43620"/>
    <w:rsid w:val="00D4372B"/>
    <w:rsid w:val="00D4378A"/>
    <w:rsid w:val="00D44036"/>
    <w:rsid w:val="00D440BE"/>
    <w:rsid w:val="00D44395"/>
    <w:rsid w:val="00D446E5"/>
    <w:rsid w:val="00D44A51"/>
    <w:rsid w:val="00D44C1D"/>
    <w:rsid w:val="00D44ED5"/>
    <w:rsid w:val="00D44EE6"/>
    <w:rsid w:val="00D44FDA"/>
    <w:rsid w:val="00D450B6"/>
    <w:rsid w:val="00D451DA"/>
    <w:rsid w:val="00D4575F"/>
    <w:rsid w:val="00D46237"/>
    <w:rsid w:val="00D4676A"/>
    <w:rsid w:val="00D46E28"/>
    <w:rsid w:val="00D47635"/>
    <w:rsid w:val="00D47C19"/>
    <w:rsid w:val="00D47E1E"/>
    <w:rsid w:val="00D47F8E"/>
    <w:rsid w:val="00D5002F"/>
    <w:rsid w:val="00D50A5F"/>
    <w:rsid w:val="00D50D58"/>
    <w:rsid w:val="00D522D4"/>
    <w:rsid w:val="00D525DA"/>
    <w:rsid w:val="00D5271D"/>
    <w:rsid w:val="00D52820"/>
    <w:rsid w:val="00D53108"/>
    <w:rsid w:val="00D53F8D"/>
    <w:rsid w:val="00D54065"/>
    <w:rsid w:val="00D5439E"/>
    <w:rsid w:val="00D54569"/>
    <w:rsid w:val="00D5479C"/>
    <w:rsid w:val="00D54918"/>
    <w:rsid w:val="00D54F1F"/>
    <w:rsid w:val="00D551CF"/>
    <w:rsid w:val="00D5525F"/>
    <w:rsid w:val="00D55784"/>
    <w:rsid w:val="00D558EB"/>
    <w:rsid w:val="00D55C05"/>
    <w:rsid w:val="00D55CF6"/>
    <w:rsid w:val="00D55ECD"/>
    <w:rsid w:val="00D56169"/>
    <w:rsid w:val="00D56253"/>
    <w:rsid w:val="00D56919"/>
    <w:rsid w:val="00D56D45"/>
    <w:rsid w:val="00D5751A"/>
    <w:rsid w:val="00D5753D"/>
    <w:rsid w:val="00D57995"/>
    <w:rsid w:val="00D60531"/>
    <w:rsid w:val="00D60702"/>
    <w:rsid w:val="00D60B0F"/>
    <w:rsid w:val="00D60E9C"/>
    <w:rsid w:val="00D61226"/>
    <w:rsid w:val="00D61A98"/>
    <w:rsid w:val="00D61C3A"/>
    <w:rsid w:val="00D61FD5"/>
    <w:rsid w:val="00D61FFF"/>
    <w:rsid w:val="00D62711"/>
    <w:rsid w:val="00D6290B"/>
    <w:rsid w:val="00D62BA9"/>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645"/>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2D81"/>
    <w:rsid w:val="00D831D4"/>
    <w:rsid w:val="00D8324E"/>
    <w:rsid w:val="00D83458"/>
    <w:rsid w:val="00D83B32"/>
    <w:rsid w:val="00D83D26"/>
    <w:rsid w:val="00D83F5C"/>
    <w:rsid w:val="00D84BC0"/>
    <w:rsid w:val="00D84DD3"/>
    <w:rsid w:val="00D8521D"/>
    <w:rsid w:val="00D85DE5"/>
    <w:rsid w:val="00D85F00"/>
    <w:rsid w:val="00D860D6"/>
    <w:rsid w:val="00D86540"/>
    <w:rsid w:val="00D8746C"/>
    <w:rsid w:val="00D876F0"/>
    <w:rsid w:val="00D87851"/>
    <w:rsid w:val="00D90F1C"/>
    <w:rsid w:val="00D91195"/>
    <w:rsid w:val="00D91474"/>
    <w:rsid w:val="00D914DD"/>
    <w:rsid w:val="00D915D7"/>
    <w:rsid w:val="00D91BC0"/>
    <w:rsid w:val="00D92081"/>
    <w:rsid w:val="00D923D5"/>
    <w:rsid w:val="00D92A94"/>
    <w:rsid w:val="00D930C1"/>
    <w:rsid w:val="00D93258"/>
    <w:rsid w:val="00D93A17"/>
    <w:rsid w:val="00D941A6"/>
    <w:rsid w:val="00D941B8"/>
    <w:rsid w:val="00D94615"/>
    <w:rsid w:val="00D946A1"/>
    <w:rsid w:val="00D94BE7"/>
    <w:rsid w:val="00D94F98"/>
    <w:rsid w:val="00D95316"/>
    <w:rsid w:val="00D9539E"/>
    <w:rsid w:val="00D95915"/>
    <w:rsid w:val="00D95B58"/>
    <w:rsid w:val="00D95C32"/>
    <w:rsid w:val="00D96011"/>
    <w:rsid w:val="00D9633B"/>
    <w:rsid w:val="00D96EDE"/>
    <w:rsid w:val="00D96FBA"/>
    <w:rsid w:val="00D97062"/>
    <w:rsid w:val="00D97176"/>
    <w:rsid w:val="00D97527"/>
    <w:rsid w:val="00D977B0"/>
    <w:rsid w:val="00D97847"/>
    <w:rsid w:val="00D9789A"/>
    <w:rsid w:val="00D979E4"/>
    <w:rsid w:val="00D97EAD"/>
    <w:rsid w:val="00DA030F"/>
    <w:rsid w:val="00DA0546"/>
    <w:rsid w:val="00DA0F03"/>
    <w:rsid w:val="00DA10A8"/>
    <w:rsid w:val="00DA1E6E"/>
    <w:rsid w:val="00DA25FE"/>
    <w:rsid w:val="00DA29D9"/>
    <w:rsid w:val="00DA3751"/>
    <w:rsid w:val="00DA483C"/>
    <w:rsid w:val="00DA4FFB"/>
    <w:rsid w:val="00DA51DB"/>
    <w:rsid w:val="00DA5721"/>
    <w:rsid w:val="00DA5A84"/>
    <w:rsid w:val="00DA5C08"/>
    <w:rsid w:val="00DA66BC"/>
    <w:rsid w:val="00DA682B"/>
    <w:rsid w:val="00DA69CB"/>
    <w:rsid w:val="00DA6A26"/>
    <w:rsid w:val="00DA6B1D"/>
    <w:rsid w:val="00DA6B37"/>
    <w:rsid w:val="00DA7366"/>
    <w:rsid w:val="00DB0361"/>
    <w:rsid w:val="00DB0A13"/>
    <w:rsid w:val="00DB17DE"/>
    <w:rsid w:val="00DB1840"/>
    <w:rsid w:val="00DB1A41"/>
    <w:rsid w:val="00DB1CE8"/>
    <w:rsid w:val="00DB2410"/>
    <w:rsid w:val="00DB2E11"/>
    <w:rsid w:val="00DB2E3E"/>
    <w:rsid w:val="00DB2E4A"/>
    <w:rsid w:val="00DB3C84"/>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495"/>
    <w:rsid w:val="00DC1552"/>
    <w:rsid w:val="00DC1B02"/>
    <w:rsid w:val="00DC1FB7"/>
    <w:rsid w:val="00DC202A"/>
    <w:rsid w:val="00DC20A8"/>
    <w:rsid w:val="00DC22CE"/>
    <w:rsid w:val="00DC270C"/>
    <w:rsid w:val="00DC2E2E"/>
    <w:rsid w:val="00DC2F5B"/>
    <w:rsid w:val="00DC3035"/>
    <w:rsid w:val="00DC35FE"/>
    <w:rsid w:val="00DC41F1"/>
    <w:rsid w:val="00DC4A0A"/>
    <w:rsid w:val="00DC4A65"/>
    <w:rsid w:val="00DC4F69"/>
    <w:rsid w:val="00DC51B3"/>
    <w:rsid w:val="00DC529C"/>
    <w:rsid w:val="00DC5349"/>
    <w:rsid w:val="00DC5A83"/>
    <w:rsid w:val="00DC5ED0"/>
    <w:rsid w:val="00DC68CF"/>
    <w:rsid w:val="00DC693F"/>
    <w:rsid w:val="00DC6981"/>
    <w:rsid w:val="00DC76C0"/>
    <w:rsid w:val="00DC7A84"/>
    <w:rsid w:val="00DD00A8"/>
    <w:rsid w:val="00DD0257"/>
    <w:rsid w:val="00DD05F0"/>
    <w:rsid w:val="00DD1181"/>
    <w:rsid w:val="00DD18F5"/>
    <w:rsid w:val="00DD1DA8"/>
    <w:rsid w:val="00DD1DD2"/>
    <w:rsid w:val="00DD23FA"/>
    <w:rsid w:val="00DD247B"/>
    <w:rsid w:val="00DD3ABA"/>
    <w:rsid w:val="00DD46E5"/>
    <w:rsid w:val="00DD4CA1"/>
    <w:rsid w:val="00DD4D04"/>
    <w:rsid w:val="00DD5115"/>
    <w:rsid w:val="00DD584C"/>
    <w:rsid w:val="00DD5C0D"/>
    <w:rsid w:val="00DD5E3C"/>
    <w:rsid w:val="00DD66C2"/>
    <w:rsid w:val="00DD67AE"/>
    <w:rsid w:val="00DD7CBF"/>
    <w:rsid w:val="00DE0A53"/>
    <w:rsid w:val="00DE1785"/>
    <w:rsid w:val="00DE1CA6"/>
    <w:rsid w:val="00DE203A"/>
    <w:rsid w:val="00DE20C6"/>
    <w:rsid w:val="00DE2D10"/>
    <w:rsid w:val="00DE2F02"/>
    <w:rsid w:val="00DE3590"/>
    <w:rsid w:val="00DE35B2"/>
    <w:rsid w:val="00DE4483"/>
    <w:rsid w:val="00DE47A5"/>
    <w:rsid w:val="00DE4C09"/>
    <w:rsid w:val="00DE50C4"/>
    <w:rsid w:val="00DE5353"/>
    <w:rsid w:val="00DE628D"/>
    <w:rsid w:val="00DE6AD7"/>
    <w:rsid w:val="00DE7097"/>
    <w:rsid w:val="00DE73F2"/>
    <w:rsid w:val="00DE7499"/>
    <w:rsid w:val="00DE79D0"/>
    <w:rsid w:val="00DE7B26"/>
    <w:rsid w:val="00DF009A"/>
    <w:rsid w:val="00DF01FD"/>
    <w:rsid w:val="00DF17BD"/>
    <w:rsid w:val="00DF189B"/>
    <w:rsid w:val="00DF1F66"/>
    <w:rsid w:val="00DF1FBE"/>
    <w:rsid w:val="00DF20B2"/>
    <w:rsid w:val="00DF224D"/>
    <w:rsid w:val="00DF23B2"/>
    <w:rsid w:val="00DF2542"/>
    <w:rsid w:val="00DF2B99"/>
    <w:rsid w:val="00DF2DB5"/>
    <w:rsid w:val="00DF30C7"/>
    <w:rsid w:val="00DF3119"/>
    <w:rsid w:val="00DF317E"/>
    <w:rsid w:val="00DF341D"/>
    <w:rsid w:val="00DF3706"/>
    <w:rsid w:val="00DF38B2"/>
    <w:rsid w:val="00DF3B3F"/>
    <w:rsid w:val="00DF3CE6"/>
    <w:rsid w:val="00DF4240"/>
    <w:rsid w:val="00DF42D6"/>
    <w:rsid w:val="00DF4309"/>
    <w:rsid w:val="00DF446C"/>
    <w:rsid w:val="00DF4B51"/>
    <w:rsid w:val="00DF4FCA"/>
    <w:rsid w:val="00DF533C"/>
    <w:rsid w:val="00DF6348"/>
    <w:rsid w:val="00DF63D3"/>
    <w:rsid w:val="00DF6BF4"/>
    <w:rsid w:val="00DF7167"/>
    <w:rsid w:val="00DF7388"/>
    <w:rsid w:val="00DF74A2"/>
    <w:rsid w:val="00DF751A"/>
    <w:rsid w:val="00E0027A"/>
    <w:rsid w:val="00E002C2"/>
    <w:rsid w:val="00E00C7B"/>
    <w:rsid w:val="00E00DA3"/>
    <w:rsid w:val="00E00E4E"/>
    <w:rsid w:val="00E014F5"/>
    <w:rsid w:val="00E01765"/>
    <w:rsid w:val="00E01BEF"/>
    <w:rsid w:val="00E02003"/>
    <w:rsid w:val="00E0211D"/>
    <w:rsid w:val="00E02E2F"/>
    <w:rsid w:val="00E02E80"/>
    <w:rsid w:val="00E03087"/>
    <w:rsid w:val="00E030E5"/>
    <w:rsid w:val="00E03C68"/>
    <w:rsid w:val="00E03D8E"/>
    <w:rsid w:val="00E03E15"/>
    <w:rsid w:val="00E03EA1"/>
    <w:rsid w:val="00E0483A"/>
    <w:rsid w:val="00E049BE"/>
    <w:rsid w:val="00E04B2E"/>
    <w:rsid w:val="00E054CD"/>
    <w:rsid w:val="00E05526"/>
    <w:rsid w:val="00E05CD5"/>
    <w:rsid w:val="00E061C5"/>
    <w:rsid w:val="00E06E5A"/>
    <w:rsid w:val="00E06FB9"/>
    <w:rsid w:val="00E06FC2"/>
    <w:rsid w:val="00E077B5"/>
    <w:rsid w:val="00E07A7B"/>
    <w:rsid w:val="00E07E4B"/>
    <w:rsid w:val="00E10391"/>
    <w:rsid w:val="00E1086F"/>
    <w:rsid w:val="00E10895"/>
    <w:rsid w:val="00E10CF7"/>
    <w:rsid w:val="00E10FD4"/>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4"/>
    <w:rsid w:val="00E1517E"/>
    <w:rsid w:val="00E15311"/>
    <w:rsid w:val="00E15B5E"/>
    <w:rsid w:val="00E16070"/>
    <w:rsid w:val="00E167B3"/>
    <w:rsid w:val="00E16C0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C7E"/>
    <w:rsid w:val="00E23EAD"/>
    <w:rsid w:val="00E2438C"/>
    <w:rsid w:val="00E243AE"/>
    <w:rsid w:val="00E243E5"/>
    <w:rsid w:val="00E24DE3"/>
    <w:rsid w:val="00E24E59"/>
    <w:rsid w:val="00E24F54"/>
    <w:rsid w:val="00E24FF8"/>
    <w:rsid w:val="00E25C45"/>
    <w:rsid w:val="00E25EED"/>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B4C"/>
    <w:rsid w:val="00E31BB0"/>
    <w:rsid w:val="00E31CB8"/>
    <w:rsid w:val="00E3243C"/>
    <w:rsid w:val="00E329F4"/>
    <w:rsid w:val="00E32C38"/>
    <w:rsid w:val="00E32E24"/>
    <w:rsid w:val="00E33303"/>
    <w:rsid w:val="00E33370"/>
    <w:rsid w:val="00E3343C"/>
    <w:rsid w:val="00E33749"/>
    <w:rsid w:val="00E33963"/>
    <w:rsid w:val="00E34031"/>
    <w:rsid w:val="00E34358"/>
    <w:rsid w:val="00E344CB"/>
    <w:rsid w:val="00E345E2"/>
    <w:rsid w:val="00E34A72"/>
    <w:rsid w:val="00E3506B"/>
    <w:rsid w:val="00E35B75"/>
    <w:rsid w:val="00E35BA8"/>
    <w:rsid w:val="00E35F2A"/>
    <w:rsid w:val="00E363DF"/>
    <w:rsid w:val="00E36593"/>
    <w:rsid w:val="00E36EBB"/>
    <w:rsid w:val="00E3721A"/>
    <w:rsid w:val="00E372C1"/>
    <w:rsid w:val="00E37836"/>
    <w:rsid w:val="00E37AD0"/>
    <w:rsid w:val="00E37DD0"/>
    <w:rsid w:val="00E4005B"/>
    <w:rsid w:val="00E406BA"/>
    <w:rsid w:val="00E40B5B"/>
    <w:rsid w:val="00E41A70"/>
    <w:rsid w:val="00E42E0A"/>
    <w:rsid w:val="00E42E42"/>
    <w:rsid w:val="00E42F82"/>
    <w:rsid w:val="00E43396"/>
    <w:rsid w:val="00E434DA"/>
    <w:rsid w:val="00E436E9"/>
    <w:rsid w:val="00E43A92"/>
    <w:rsid w:val="00E43CED"/>
    <w:rsid w:val="00E43DB8"/>
    <w:rsid w:val="00E44C79"/>
    <w:rsid w:val="00E44DB3"/>
    <w:rsid w:val="00E44F1D"/>
    <w:rsid w:val="00E454CF"/>
    <w:rsid w:val="00E45CD0"/>
    <w:rsid w:val="00E46406"/>
    <w:rsid w:val="00E46552"/>
    <w:rsid w:val="00E467FD"/>
    <w:rsid w:val="00E46A69"/>
    <w:rsid w:val="00E46F80"/>
    <w:rsid w:val="00E47100"/>
    <w:rsid w:val="00E472C7"/>
    <w:rsid w:val="00E47896"/>
    <w:rsid w:val="00E47901"/>
    <w:rsid w:val="00E47A8A"/>
    <w:rsid w:val="00E47CD4"/>
    <w:rsid w:val="00E50002"/>
    <w:rsid w:val="00E501EF"/>
    <w:rsid w:val="00E50280"/>
    <w:rsid w:val="00E50655"/>
    <w:rsid w:val="00E51219"/>
    <w:rsid w:val="00E51E80"/>
    <w:rsid w:val="00E522ED"/>
    <w:rsid w:val="00E52A24"/>
    <w:rsid w:val="00E52C55"/>
    <w:rsid w:val="00E5322D"/>
    <w:rsid w:val="00E53242"/>
    <w:rsid w:val="00E53729"/>
    <w:rsid w:val="00E539FF"/>
    <w:rsid w:val="00E53BF8"/>
    <w:rsid w:val="00E54990"/>
    <w:rsid w:val="00E54A3A"/>
    <w:rsid w:val="00E54CF7"/>
    <w:rsid w:val="00E54EA3"/>
    <w:rsid w:val="00E55275"/>
    <w:rsid w:val="00E5596D"/>
    <w:rsid w:val="00E55C11"/>
    <w:rsid w:val="00E55F15"/>
    <w:rsid w:val="00E566A7"/>
    <w:rsid w:val="00E568F6"/>
    <w:rsid w:val="00E56D60"/>
    <w:rsid w:val="00E56EA7"/>
    <w:rsid w:val="00E56F35"/>
    <w:rsid w:val="00E57960"/>
    <w:rsid w:val="00E6046E"/>
    <w:rsid w:val="00E60B7F"/>
    <w:rsid w:val="00E61416"/>
    <w:rsid w:val="00E614F2"/>
    <w:rsid w:val="00E61693"/>
    <w:rsid w:val="00E61799"/>
    <w:rsid w:val="00E61AC1"/>
    <w:rsid w:val="00E61ED1"/>
    <w:rsid w:val="00E61FC9"/>
    <w:rsid w:val="00E62AF2"/>
    <w:rsid w:val="00E62C57"/>
    <w:rsid w:val="00E62D6E"/>
    <w:rsid w:val="00E635D3"/>
    <w:rsid w:val="00E6432F"/>
    <w:rsid w:val="00E6463D"/>
    <w:rsid w:val="00E64EF5"/>
    <w:rsid w:val="00E65286"/>
    <w:rsid w:val="00E65FD2"/>
    <w:rsid w:val="00E66183"/>
    <w:rsid w:val="00E662CD"/>
    <w:rsid w:val="00E66AC9"/>
    <w:rsid w:val="00E66B4A"/>
    <w:rsid w:val="00E67020"/>
    <w:rsid w:val="00E6706C"/>
    <w:rsid w:val="00E6711E"/>
    <w:rsid w:val="00E674B7"/>
    <w:rsid w:val="00E6769E"/>
    <w:rsid w:val="00E67CE4"/>
    <w:rsid w:val="00E70487"/>
    <w:rsid w:val="00E706F7"/>
    <w:rsid w:val="00E70A9B"/>
    <w:rsid w:val="00E710D0"/>
    <w:rsid w:val="00E716B4"/>
    <w:rsid w:val="00E71BF5"/>
    <w:rsid w:val="00E7208F"/>
    <w:rsid w:val="00E7228E"/>
    <w:rsid w:val="00E72E51"/>
    <w:rsid w:val="00E72EDD"/>
    <w:rsid w:val="00E7354A"/>
    <w:rsid w:val="00E736E7"/>
    <w:rsid w:val="00E73915"/>
    <w:rsid w:val="00E73A86"/>
    <w:rsid w:val="00E748C2"/>
    <w:rsid w:val="00E74DC4"/>
    <w:rsid w:val="00E7529B"/>
    <w:rsid w:val="00E758AC"/>
    <w:rsid w:val="00E75973"/>
    <w:rsid w:val="00E75CFB"/>
    <w:rsid w:val="00E7690F"/>
    <w:rsid w:val="00E76AFC"/>
    <w:rsid w:val="00E771B4"/>
    <w:rsid w:val="00E77428"/>
    <w:rsid w:val="00E77B28"/>
    <w:rsid w:val="00E77F4A"/>
    <w:rsid w:val="00E80760"/>
    <w:rsid w:val="00E80C9E"/>
    <w:rsid w:val="00E8113B"/>
    <w:rsid w:val="00E81458"/>
    <w:rsid w:val="00E81495"/>
    <w:rsid w:val="00E816FC"/>
    <w:rsid w:val="00E81BD4"/>
    <w:rsid w:val="00E81E07"/>
    <w:rsid w:val="00E82091"/>
    <w:rsid w:val="00E8226C"/>
    <w:rsid w:val="00E82516"/>
    <w:rsid w:val="00E8297D"/>
    <w:rsid w:val="00E82C61"/>
    <w:rsid w:val="00E8302F"/>
    <w:rsid w:val="00E83762"/>
    <w:rsid w:val="00E8396F"/>
    <w:rsid w:val="00E83C10"/>
    <w:rsid w:val="00E84007"/>
    <w:rsid w:val="00E84A9D"/>
    <w:rsid w:val="00E84C94"/>
    <w:rsid w:val="00E86321"/>
    <w:rsid w:val="00E863DA"/>
    <w:rsid w:val="00E8699C"/>
    <w:rsid w:val="00E87DF9"/>
    <w:rsid w:val="00E906CD"/>
    <w:rsid w:val="00E90851"/>
    <w:rsid w:val="00E90881"/>
    <w:rsid w:val="00E90918"/>
    <w:rsid w:val="00E90A95"/>
    <w:rsid w:val="00E90BAE"/>
    <w:rsid w:val="00E90E4B"/>
    <w:rsid w:val="00E91380"/>
    <w:rsid w:val="00E91690"/>
    <w:rsid w:val="00E91A93"/>
    <w:rsid w:val="00E91E55"/>
    <w:rsid w:val="00E9208D"/>
    <w:rsid w:val="00E922AC"/>
    <w:rsid w:val="00E924BC"/>
    <w:rsid w:val="00E92962"/>
    <w:rsid w:val="00E92AE1"/>
    <w:rsid w:val="00E931E8"/>
    <w:rsid w:val="00E93268"/>
    <w:rsid w:val="00E932C4"/>
    <w:rsid w:val="00E94125"/>
    <w:rsid w:val="00E9496C"/>
    <w:rsid w:val="00E9514C"/>
    <w:rsid w:val="00E95826"/>
    <w:rsid w:val="00E96016"/>
    <w:rsid w:val="00E9623D"/>
    <w:rsid w:val="00E96761"/>
    <w:rsid w:val="00E967A7"/>
    <w:rsid w:val="00E97320"/>
    <w:rsid w:val="00E97370"/>
    <w:rsid w:val="00E975E0"/>
    <w:rsid w:val="00E97930"/>
    <w:rsid w:val="00E97E0C"/>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15"/>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208D"/>
    <w:rsid w:val="00EB2923"/>
    <w:rsid w:val="00EB29FB"/>
    <w:rsid w:val="00EB2E37"/>
    <w:rsid w:val="00EB3349"/>
    <w:rsid w:val="00EB36D2"/>
    <w:rsid w:val="00EB3891"/>
    <w:rsid w:val="00EB40E3"/>
    <w:rsid w:val="00EB43E9"/>
    <w:rsid w:val="00EB4632"/>
    <w:rsid w:val="00EB48D1"/>
    <w:rsid w:val="00EB4D27"/>
    <w:rsid w:val="00EB5295"/>
    <w:rsid w:val="00EB52A3"/>
    <w:rsid w:val="00EB5396"/>
    <w:rsid w:val="00EB5688"/>
    <w:rsid w:val="00EB5B58"/>
    <w:rsid w:val="00EB5BAB"/>
    <w:rsid w:val="00EB5D5C"/>
    <w:rsid w:val="00EB5F85"/>
    <w:rsid w:val="00EB6BCE"/>
    <w:rsid w:val="00EB6C91"/>
    <w:rsid w:val="00EB6C94"/>
    <w:rsid w:val="00EB6CA1"/>
    <w:rsid w:val="00EB6F42"/>
    <w:rsid w:val="00EB7276"/>
    <w:rsid w:val="00EB72FE"/>
    <w:rsid w:val="00EB7D4A"/>
    <w:rsid w:val="00EC0574"/>
    <w:rsid w:val="00EC0880"/>
    <w:rsid w:val="00EC098B"/>
    <w:rsid w:val="00EC0C0B"/>
    <w:rsid w:val="00EC0E87"/>
    <w:rsid w:val="00EC1568"/>
    <w:rsid w:val="00EC1B44"/>
    <w:rsid w:val="00EC1C81"/>
    <w:rsid w:val="00EC2226"/>
    <w:rsid w:val="00EC298A"/>
    <w:rsid w:val="00EC2F72"/>
    <w:rsid w:val="00EC3735"/>
    <w:rsid w:val="00EC3AD8"/>
    <w:rsid w:val="00EC3B20"/>
    <w:rsid w:val="00EC3B3F"/>
    <w:rsid w:val="00EC3CBC"/>
    <w:rsid w:val="00EC4521"/>
    <w:rsid w:val="00EC4683"/>
    <w:rsid w:val="00EC47D9"/>
    <w:rsid w:val="00EC5319"/>
    <w:rsid w:val="00EC59FF"/>
    <w:rsid w:val="00EC5DAD"/>
    <w:rsid w:val="00EC60DD"/>
    <w:rsid w:val="00EC6451"/>
    <w:rsid w:val="00EC6759"/>
    <w:rsid w:val="00EC68D1"/>
    <w:rsid w:val="00EC6C57"/>
    <w:rsid w:val="00EC7070"/>
    <w:rsid w:val="00EC720F"/>
    <w:rsid w:val="00EC7C43"/>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505E"/>
    <w:rsid w:val="00ED509B"/>
    <w:rsid w:val="00ED5921"/>
    <w:rsid w:val="00ED5BD3"/>
    <w:rsid w:val="00ED5ED0"/>
    <w:rsid w:val="00ED64E3"/>
    <w:rsid w:val="00ED65F5"/>
    <w:rsid w:val="00ED6A7E"/>
    <w:rsid w:val="00ED6B80"/>
    <w:rsid w:val="00ED7220"/>
    <w:rsid w:val="00ED79F5"/>
    <w:rsid w:val="00ED7B7C"/>
    <w:rsid w:val="00ED7F5B"/>
    <w:rsid w:val="00EE000D"/>
    <w:rsid w:val="00EE0615"/>
    <w:rsid w:val="00EE0AD8"/>
    <w:rsid w:val="00EE0B70"/>
    <w:rsid w:val="00EE0D8B"/>
    <w:rsid w:val="00EE1559"/>
    <w:rsid w:val="00EE1619"/>
    <w:rsid w:val="00EE1673"/>
    <w:rsid w:val="00EE1A0C"/>
    <w:rsid w:val="00EE2378"/>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718B"/>
    <w:rsid w:val="00EE7334"/>
    <w:rsid w:val="00EF0607"/>
    <w:rsid w:val="00EF07C0"/>
    <w:rsid w:val="00EF0983"/>
    <w:rsid w:val="00EF09CD"/>
    <w:rsid w:val="00EF1172"/>
    <w:rsid w:val="00EF1474"/>
    <w:rsid w:val="00EF1F18"/>
    <w:rsid w:val="00EF20CB"/>
    <w:rsid w:val="00EF24D0"/>
    <w:rsid w:val="00EF2F6D"/>
    <w:rsid w:val="00EF302F"/>
    <w:rsid w:val="00EF3359"/>
    <w:rsid w:val="00EF347F"/>
    <w:rsid w:val="00EF37B3"/>
    <w:rsid w:val="00EF39F2"/>
    <w:rsid w:val="00EF4089"/>
    <w:rsid w:val="00EF42CE"/>
    <w:rsid w:val="00EF44DC"/>
    <w:rsid w:val="00EF4DDE"/>
    <w:rsid w:val="00EF4EFA"/>
    <w:rsid w:val="00EF4F35"/>
    <w:rsid w:val="00EF5B7B"/>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1D86"/>
    <w:rsid w:val="00F0200D"/>
    <w:rsid w:val="00F021E4"/>
    <w:rsid w:val="00F0251A"/>
    <w:rsid w:val="00F0269C"/>
    <w:rsid w:val="00F028D8"/>
    <w:rsid w:val="00F028F2"/>
    <w:rsid w:val="00F0317B"/>
    <w:rsid w:val="00F0399F"/>
    <w:rsid w:val="00F039FF"/>
    <w:rsid w:val="00F03B5C"/>
    <w:rsid w:val="00F04932"/>
    <w:rsid w:val="00F04A0F"/>
    <w:rsid w:val="00F04DDF"/>
    <w:rsid w:val="00F04FBA"/>
    <w:rsid w:val="00F051C1"/>
    <w:rsid w:val="00F0528C"/>
    <w:rsid w:val="00F05833"/>
    <w:rsid w:val="00F05964"/>
    <w:rsid w:val="00F05A7B"/>
    <w:rsid w:val="00F064C1"/>
    <w:rsid w:val="00F064EB"/>
    <w:rsid w:val="00F06531"/>
    <w:rsid w:val="00F0699A"/>
    <w:rsid w:val="00F06B37"/>
    <w:rsid w:val="00F077ED"/>
    <w:rsid w:val="00F07806"/>
    <w:rsid w:val="00F07B79"/>
    <w:rsid w:val="00F1024A"/>
    <w:rsid w:val="00F10544"/>
    <w:rsid w:val="00F115DB"/>
    <w:rsid w:val="00F122BE"/>
    <w:rsid w:val="00F12313"/>
    <w:rsid w:val="00F1246A"/>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2CB"/>
    <w:rsid w:val="00F1563A"/>
    <w:rsid w:val="00F15AD4"/>
    <w:rsid w:val="00F15CF6"/>
    <w:rsid w:val="00F1614A"/>
    <w:rsid w:val="00F161C0"/>
    <w:rsid w:val="00F16348"/>
    <w:rsid w:val="00F16433"/>
    <w:rsid w:val="00F16C78"/>
    <w:rsid w:val="00F1770B"/>
    <w:rsid w:val="00F17778"/>
    <w:rsid w:val="00F179D7"/>
    <w:rsid w:val="00F2011F"/>
    <w:rsid w:val="00F20A04"/>
    <w:rsid w:val="00F20B24"/>
    <w:rsid w:val="00F20D94"/>
    <w:rsid w:val="00F20F64"/>
    <w:rsid w:val="00F2120F"/>
    <w:rsid w:val="00F21845"/>
    <w:rsid w:val="00F21D43"/>
    <w:rsid w:val="00F21F1E"/>
    <w:rsid w:val="00F220A4"/>
    <w:rsid w:val="00F2226F"/>
    <w:rsid w:val="00F222AA"/>
    <w:rsid w:val="00F225F5"/>
    <w:rsid w:val="00F227A6"/>
    <w:rsid w:val="00F22C85"/>
    <w:rsid w:val="00F231EE"/>
    <w:rsid w:val="00F234CB"/>
    <w:rsid w:val="00F239B5"/>
    <w:rsid w:val="00F23B8C"/>
    <w:rsid w:val="00F23FD7"/>
    <w:rsid w:val="00F24E59"/>
    <w:rsid w:val="00F250DD"/>
    <w:rsid w:val="00F25296"/>
    <w:rsid w:val="00F25675"/>
    <w:rsid w:val="00F258BF"/>
    <w:rsid w:val="00F2615E"/>
    <w:rsid w:val="00F26515"/>
    <w:rsid w:val="00F26B97"/>
    <w:rsid w:val="00F26FF1"/>
    <w:rsid w:val="00F27058"/>
    <w:rsid w:val="00F27858"/>
    <w:rsid w:val="00F27973"/>
    <w:rsid w:val="00F30463"/>
    <w:rsid w:val="00F3055F"/>
    <w:rsid w:val="00F307BE"/>
    <w:rsid w:val="00F3091F"/>
    <w:rsid w:val="00F30CF4"/>
    <w:rsid w:val="00F30DC2"/>
    <w:rsid w:val="00F30E16"/>
    <w:rsid w:val="00F31217"/>
    <w:rsid w:val="00F31D6C"/>
    <w:rsid w:val="00F32034"/>
    <w:rsid w:val="00F320E0"/>
    <w:rsid w:val="00F32333"/>
    <w:rsid w:val="00F32355"/>
    <w:rsid w:val="00F325AD"/>
    <w:rsid w:val="00F32661"/>
    <w:rsid w:val="00F32722"/>
    <w:rsid w:val="00F32794"/>
    <w:rsid w:val="00F3285E"/>
    <w:rsid w:val="00F331DE"/>
    <w:rsid w:val="00F339A7"/>
    <w:rsid w:val="00F33EEB"/>
    <w:rsid w:val="00F3404E"/>
    <w:rsid w:val="00F34492"/>
    <w:rsid w:val="00F3453B"/>
    <w:rsid w:val="00F34582"/>
    <w:rsid w:val="00F345CD"/>
    <w:rsid w:val="00F34AF5"/>
    <w:rsid w:val="00F34B4A"/>
    <w:rsid w:val="00F35501"/>
    <w:rsid w:val="00F35730"/>
    <w:rsid w:val="00F35A0D"/>
    <w:rsid w:val="00F35B2C"/>
    <w:rsid w:val="00F35C28"/>
    <w:rsid w:val="00F35F15"/>
    <w:rsid w:val="00F3619B"/>
    <w:rsid w:val="00F36584"/>
    <w:rsid w:val="00F36B8B"/>
    <w:rsid w:val="00F36E05"/>
    <w:rsid w:val="00F379DA"/>
    <w:rsid w:val="00F37BA2"/>
    <w:rsid w:val="00F40642"/>
    <w:rsid w:val="00F40B1F"/>
    <w:rsid w:val="00F40DDD"/>
    <w:rsid w:val="00F40ECD"/>
    <w:rsid w:val="00F41162"/>
    <w:rsid w:val="00F4121A"/>
    <w:rsid w:val="00F42055"/>
    <w:rsid w:val="00F4208F"/>
    <w:rsid w:val="00F424B6"/>
    <w:rsid w:val="00F4250A"/>
    <w:rsid w:val="00F43116"/>
    <w:rsid w:val="00F435AE"/>
    <w:rsid w:val="00F43DB0"/>
    <w:rsid w:val="00F43E61"/>
    <w:rsid w:val="00F443C8"/>
    <w:rsid w:val="00F44593"/>
    <w:rsid w:val="00F44814"/>
    <w:rsid w:val="00F4504A"/>
    <w:rsid w:val="00F456EE"/>
    <w:rsid w:val="00F45B05"/>
    <w:rsid w:val="00F45B24"/>
    <w:rsid w:val="00F467F9"/>
    <w:rsid w:val="00F46B12"/>
    <w:rsid w:val="00F470D7"/>
    <w:rsid w:val="00F475B5"/>
    <w:rsid w:val="00F47D52"/>
    <w:rsid w:val="00F50234"/>
    <w:rsid w:val="00F50A13"/>
    <w:rsid w:val="00F50AB8"/>
    <w:rsid w:val="00F50F95"/>
    <w:rsid w:val="00F5110A"/>
    <w:rsid w:val="00F51736"/>
    <w:rsid w:val="00F520A8"/>
    <w:rsid w:val="00F52112"/>
    <w:rsid w:val="00F52997"/>
    <w:rsid w:val="00F52B54"/>
    <w:rsid w:val="00F539A8"/>
    <w:rsid w:val="00F54294"/>
    <w:rsid w:val="00F543A8"/>
    <w:rsid w:val="00F54658"/>
    <w:rsid w:val="00F54F2F"/>
    <w:rsid w:val="00F54FA6"/>
    <w:rsid w:val="00F55791"/>
    <w:rsid w:val="00F559BE"/>
    <w:rsid w:val="00F56220"/>
    <w:rsid w:val="00F56595"/>
    <w:rsid w:val="00F5694A"/>
    <w:rsid w:val="00F56B2D"/>
    <w:rsid w:val="00F56B71"/>
    <w:rsid w:val="00F56C01"/>
    <w:rsid w:val="00F5766C"/>
    <w:rsid w:val="00F576B0"/>
    <w:rsid w:val="00F57A87"/>
    <w:rsid w:val="00F57E73"/>
    <w:rsid w:val="00F6010E"/>
    <w:rsid w:val="00F6033B"/>
    <w:rsid w:val="00F60D74"/>
    <w:rsid w:val="00F610F5"/>
    <w:rsid w:val="00F6135C"/>
    <w:rsid w:val="00F61B5D"/>
    <w:rsid w:val="00F625AB"/>
    <w:rsid w:val="00F62F0D"/>
    <w:rsid w:val="00F6328D"/>
    <w:rsid w:val="00F63678"/>
    <w:rsid w:val="00F6373F"/>
    <w:rsid w:val="00F63BBA"/>
    <w:rsid w:val="00F64020"/>
    <w:rsid w:val="00F6449A"/>
    <w:rsid w:val="00F64613"/>
    <w:rsid w:val="00F64D59"/>
    <w:rsid w:val="00F65388"/>
    <w:rsid w:val="00F6544B"/>
    <w:rsid w:val="00F661FD"/>
    <w:rsid w:val="00F664B1"/>
    <w:rsid w:val="00F66761"/>
    <w:rsid w:val="00F66A00"/>
    <w:rsid w:val="00F66B34"/>
    <w:rsid w:val="00F67153"/>
    <w:rsid w:val="00F70059"/>
    <w:rsid w:val="00F7019B"/>
    <w:rsid w:val="00F70B5F"/>
    <w:rsid w:val="00F711D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D44"/>
    <w:rsid w:val="00F743DE"/>
    <w:rsid w:val="00F745FD"/>
    <w:rsid w:val="00F74D80"/>
    <w:rsid w:val="00F755A7"/>
    <w:rsid w:val="00F7564C"/>
    <w:rsid w:val="00F7577C"/>
    <w:rsid w:val="00F75E2C"/>
    <w:rsid w:val="00F75ECA"/>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90C"/>
    <w:rsid w:val="00F84999"/>
    <w:rsid w:val="00F857E2"/>
    <w:rsid w:val="00F859F5"/>
    <w:rsid w:val="00F85AD0"/>
    <w:rsid w:val="00F86428"/>
    <w:rsid w:val="00F8656C"/>
    <w:rsid w:val="00F86720"/>
    <w:rsid w:val="00F868F3"/>
    <w:rsid w:val="00F86CD3"/>
    <w:rsid w:val="00F87431"/>
    <w:rsid w:val="00F87469"/>
    <w:rsid w:val="00F87604"/>
    <w:rsid w:val="00F87750"/>
    <w:rsid w:val="00F90112"/>
    <w:rsid w:val="00F9086E"/>
    <w:rsid w:val="00F909DD"/>
    <w:rsid w:val="00F90C29"/>
    <w:rsid w:val="00F910AF"/>
    <w:rsid w:val="00F91388"/>
    <w:rsid w:val="00F915A4"/>
    <w:rsid w:val="00F91653"/>
    <w:rsid w:val="00F91A68"/>
    <w:rsid w:val="00F91C0A"/>
    <w:rsid w:val="00F91C2A"/>
    <w:rsid w:val="00F9203E"/>
    <w:rsid w:val="00F928C2"/>
    <w:rsid w:val="00F92AEA"/>
    <w:rsid w:val="00F92F6B"/>
    <w:rsid w:val="00F92FA1"/>
    <w:rsid w:val="00F9357E"/>
    <w:rsid w:val="00F937C2"/>
    <w:rsid w:val="00F941D1"/>
    <w:rsid w:val="00F9444C"/>
    <w:rsid w:val="00F94AF1"/>
    <w:rsid w:val="00F94B40"/>
    <w:rsid w:val="00F94F76"/>
    <w:rsid w:val="00F953EF"/>
    <w:rsid w:val="00F9655D"/>
    <w:rsid w:val="00F96859"/>
    <w:rsid w:val="00F96E48"/>
    <w:rsid w:val="00F96FA4"/>
    <w:rsid w:val="00F974C7"/>
    <w:rsid w:val="00F97E98"/>
    <w:rsid w:val="00FA0890"/>
    <w:rsid w:val="00FA08A9"/>
    <w:rsid w:val="00FA0B7B"/>
    <w:rsid w:val="00FA0BE5"/>
    <w:rsid w:val="00FA0D3F"/>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416C"/>
    <w:rsid w:val="00FA4622"/>
    <w:rsid w:val="00FA49E5"/>
    <w:rsid w:val="00FA53E0"/>
    <w:rsid w:val="00FA55FF"/>
    <w:rsid w:val="00FA5857"/>
    <w:rsid w:val="00FA5EE3"/>
    <w:rsid w:val="00FA5FB3"/>
    <w:rsid w:val="00FA6103"/>
    <w:rsid w:val="00FA62D4"/>
    <w:rsid w:val="00FA62FE"/>
    <w:rsid w:val="00FA6331"/>
    <w:rsid w:val="00FA64F3"/>
    <w:rsid w:val="00FA68F4"/>
    <w:rsid w:val="00FA7110"/>
    <w:rsid w:val="00FA72CD"/>
    <w:rsid w:val="00FB029D"/>
    <w:rsid w:val="00FB03F9"/>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3AFD"/>
    <w:rsid w:val="00FB42CC"/>
    <w:rsid w:val="00FB5052"/>
    <w:rsid w:val="00FB55B0"/>
    <w:rsid w:val="00FB59B3"/>
    <w:rsid w:val="00FB5A6E"/>
    <w:rsid w:val="00FB5D73"/>
    <w:rsid w:val="00FB5F78"/>
    <w:rsid w:val="00FB62DD"/>
    <w:rsid w:val="00FB6462"/>
    <w:rsid w:val="00FB6B52"/>
    <w:rsid w:val="00FB6F6F"/>
    <w:rsid w:val="00FB709C"/>
    <w:rsid w:val="00FB735F"/>
    <w:rsid w:val="00FB7665"/>
    <w:rsid w:val="00FB7741"/>
    <w:rsid w:val="00FB788D"/>
    <w:rsid w:val="00FB7B86"/>
    <w:rsid w:val="00FB7CC5"/>
    <w:rsid w:val="00FB7ED0"/>
    <w:rsid w:val="00FC0069"/>
    <w:rsid w:val="00FC0358"/>
    <w:rsid w:val="00FC045A"/>
    <w:rsid w:val="00FC067D"/>
    <w:rsid w:val="00FC072A"/>
    <w:rsid w:val="00FC07BE"/>
    <w:rsid w:val="00FC097A"/>
    <w:rsid w:val="00FC0C31"/>
    <w:rsid w:val="00FC0D45"/>
    <w:rsid w:val="00FC0FF0"/>
    <w:rsid w:val="00FC1020"/>
    <w:rsid w:val="00FC13EB"/>
    <w:rsid w:val="00FC1B91"/>
    <w:rsid w:val="00FC1C95"/>
    <w:rsid w:val="00FC1F3B"/>
    <w:rsid w:val="00FC20EF"/>
    <w:rsid w:val="00FC260C"/>
    <w:rsid w:val="00FC277F"/>
    <w:rsid w:val="00FC2A44"/>
    <w:rsid w:val="00FC3230"/>
    <w:rsid w:val="00FC3348"/>
    <w:rsid w:val="00FC3646"/>
    <w:rsid w:val="00FC4904"/>
    <w:rsid w:val="00FC49B8"/>
    <w:rsid w:val="00FC4E6F"/>
    <w:rsid w:val="00FC54EF"/>
    <w:rsid w:val="00FC55D2"/>
    <w:rsid w:val="00FC57F2"/>
    <w:rsid w:val="00FC5A3F"/>
    <w:rsid w:val="00FC5B38"/>
    <w:rsid w:val="00FC5C96"/>
    <w:rsid w:val="00FC6106"/>
    <w:rsid w:val="00FC6B03"/>
    <w:rsid w:val="00FC6B3A"/>
    <w:rsid w:val="00FC6C6E"/>
    <w:rsid w:val="00FC7427"/>
    <w:rsid w:val="00FD01A5"/>
    <w:rsid w:val="00FD053B"/>
    <w:rsid w:val="00FD059A"/>
    <w:rsid w:val="00FD0C46"/>
    <w:rsid w:val="00FD1917"/>
    <w:rsid w:val="00FD1C45"/>
    <w:rsid w:val="00FD1D9C"/>
    <w:rsid w:val="00FD2463"/>
    <w:rsid w:val="00FD293B"/>
    <w:rsid w:val="00FD2B45"/>
    <w:rsid w:val="00FD3248"/>
    <w:rsid w:val="00FD3283"/>
    <w:rsid w:val="00FD35D7"/>
    <w:rsid w:val="00FD3659"/>
    <w:rsid w:val="00FD3EE1"/>
    <w:rsid w:val="00FD42BD"/>
    <w:rsid w:val="00FD45DA"/>
    <w:rsid w:val="00FD484F"/>
    <w:rsid w:val="00FD4877"/>
    <w:rsid w:val="00FD49F0"/>
    <w:rsid w:val="00FD570A"/>
    <w:rsid w:val="00FD67EB"/>
    <w:rsid w:val="00FD687D"/>
    <w:rsid w:val="00FD71D7"/>
    <w:rsid w:val="00FD7558"/>
    <w:rsid w:val="00FD7850"/>
    <w:rsid w:val="00FD790C"/>
    <w:rsid w:val="00FD7A79"/>
    <w:rsid w:val="00FD7C71"/>
    <w:rsid w:val="00FE028C"/>
    <w:rsid w:val="00FE02DA"/>
    <w:rsid w:val="00FE0B43"/>
    <w:rsid w:val="00FE0EE9"/>
    <w:rsid w:val="00FE11BB"/>
    <w:rsid w:val="00FE12E7"/>
    <w:rsid w:val="00FE2129"/>
    <w:rsid w:val="00FE2287"/>
    <w:rsid w:val="00FE296E"/>
    <w:rsid w:val="00FE2BF3"/>
    <w:rsid w:val="00FE2FBC"/>
    <w:rsid w:val="00FE3752"/>
    <w:rsid w:val="00FE3E6A"/>
    <w:rsid w:val="00FE3EA1"/>
    <w:rsid w:val="00FE44EA"/>
    <w:rsid w:val="00FE4782"/>
    <w:rsid w:val="00FE4A8C"/>
    <w:rsid w:val="00FE4E52"/>
    <w:rsid w:val="00FE4E9D"/>
    <w:rsid w:val="00FE5289"/>
    <w:rsid w:val="00FE58D9"/>
    <w:rsid w:val="00FE5D5F"/>
    <w:rsid w:val="00FE5FA1"/>
    <w:rsid w:val="00FE62C5"/>
    <w:rsid w:val="00FE6685"/>
    <w:rsid w:val="00FE6C72"/>
    <w:rsid w:val="00FE705A"/>
    <w:rsid w:val="00FE7D96"/>
    <w:rsid w:val="00FF0212"/>
    <w:rsid w:val="00FF041B"/>
    <w:rsid w:val="00FF0CF4"/>
    <w:rsid w:val="00FF109E"/>
    <w:rsid w:val="00FF1CA5"/>
    <w:rsid w:val="00FF211A"/>
    <w:rsid w:val="00FF2737"/>
    <w:rsid w:val="00FF2D1D"/>
    <w:rsid w:val="00FF2F5D"/>
    <w:rsid w:val="00FF3304"/>
    <w:rsid w:val="00FF34BC"/>
    <w:rsid w:val="00FF420B"/>
    <w:rsid w:val="00FF48DA"/>
    <w:rsid w:val="00FF50B9"/>
    <w:rsid w:val="00FF563A"/>
    <w:rsid w:val="00FF56B3"/>
    <w:rsid w:val="00FF5A06"/>
    <w:rsid w:val="00FF5B71"/>
    <w:rsid w:val="00FF658B"/>
    <w:rsid w:val="00FF6D32"/>
    <w:rsid w:val="00FF76FF"/>
    <w:rsid w:val="00FF7982"/>
    <w:rsid w:val="00FF7A63"/>
    <w:rsid w:val="00FF7EFB"/>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8E1270D"/>
    <w:rsid w:val="19634BAB"/>
    <w:rsid w:val="1AFF1C0C"/>
    <w:rsid w:val="1B5D6D2E"/>
    <w:rsid w:val="1D5B126C"/>
    <w:rsid w:val="1E782648"/>
    <w:rsid w:val="1E79AECC"/>
    <w:rsid w:val="1ECE445F"/>
    <w:rsid w:val="1F637E66"/>
    <w:rsid w:val="1FF30482"/>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183EB0E"/>
    <w:rsid w:val="328DFE84"/>
    <w:rsid w:val="36E6D66E"/>
    <w:rsid w:val="37F6A886"/>
    <w:rsid w:val="39B4DB0B"/>
    <w:rsid w:val="3B20A5E7"/>
    <w:rsid w:val="3B4FA45E"/>
    <w:rsid w:val="3B62BC0F"/>
    <w:rsid w:val="3D082EE1"/>
    <w:rsid w:val="42636EF8"/>
    <w:rsid w:val="42CFB8C7"/>
    <w:rsid w:val="44340E5F"/>
    <w:rsid w:val="4491D71A"/>
    <w:rsid w:val="451FA355"/>
    <w:rsid w:val="47085D22"/>
    <w:rsid w:val="47A0A078"/>
    <w:rsid w:val="47E0A902"/>
    <w:rsid w:val="48E9ED64"/>
    <w:rsid w:val="48FC8409"/>
    <w:rsid w:val="4D220C2E"/>
    <w:rsid w:val="50230C36"/>
    <w:rsid w:val="50A37050"/>
    <w:rsid w:val="50DBB7F2"/>
    <w:rsid w:val="53748F51"/>
    <w:rsid w:val="5475BCF1"/>
    <w:rsid w:val="551D43CF"/>
    <w:rsid w:val="573284AA"/>
    <w:rsid w:val="5809C7DB"/>
    <w:rsid w:val="5A1FB980"/>
    <w:rsid w:val="5A496EA4"/>
    <w:rsid w:val="5AC82C90"/>
    <w:rsid w:val="5BA4C17F"/>
    <w:rsid w:val="5D820908"/>
    <w:rsid w:val="5DBD0E0C"/>
    <w:rsid w:val="5E1B97AF"/>
    <w:rsid w:val="61774147"/>
    <w:rsid w:val="645DC8F8"/>
    <w:rsid w:val="65C3AA0E"/>
    <w:rsid w:val="65E41B4F"/>
    <w:rsid w:val="673CE51B"/>
    <w:rsid w:val="674FB389"/>
    <w:rsid w:val="68BC7626"/>
    <w:rsid w:val="6904DB3A"/>
    <w:rsid w:val="6A8A3AD4"/>
    <w:rsid w:val="6ACC4D51"/>
    <w:rsid w:val="6AD2182B"/>
    <w:rsid w:val="6BA49400"/>
    <w:rsid w:val="6BBD8A3F"/>
    <w:rsid w:val="6BEAA92C"/>
    <w:rsid w:val="6F2EC838"/>
    <w:rsid w:val="6FC8830B"/>
    <w:rsid w:val="700978EC"/>
    <w:rsid w:val="7021FCB0"/>
    <w:rsid w:val="73673ADA"/>
    <w:rsid w:val="7376E5EB"/>
    <w:rsid w:val="74839BDD"/>
    <w:rsid w:val="771C4FE3"/>
    <w:rsid w:val="781BBFD2"/>
    <w:rsid w:val="79392F25"/>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981C4A11-8C3A-4664-B354-603FB3D29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1706E9"/>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1706E9"/>
    <w:pPr>
      <w:ind w:left="200"/>
      <w:jc w:val="left"/>
    </w:pPr>
    <w:rPr>
      <w:rFonts w:asciiTheme="minorHAnsi" w:hAnsiTheme="minorHAnsi"/>
    </w:rPr>
  </w:style>
  <w:style w:type="paragraph" w:styleId="37">
    <w:name w:val="toc 3"/>
    <w:basedOn w:val="a4"/>
    <w:autoRedefine/>
    <w:uiPriority w:val="39"/>
    <w:rsid w:val="00407F08"/>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semiHidden/>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59586401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38920618">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07376231">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28157941">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fugaku.r-ccs.riken.jp/faq/20211223_01"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ugaku.r-ccs.riken.jp/docs/manuals"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fugaku.r-ccs.riken.jp/docs/manuals" TargetMode="External"/><Relationship Id="rId20" Type="http://schemas.openxmlformats.org/officeDocument/2006/relationships/hyperlink" Target="https://fugaku.zendesk.com/hc/ja/requests/n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footer" Target="footer2.xml"/><Relationship Id="rId23" Type="http://schemas.microsoft.com/office/2016/09/relationships/commentsIds" Target="commentsIds.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gaku.r-ccs.riken.jp/doc_root/ja/user_guides/use_late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1/relationships/commentsExtended" Target="commentsExtended.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0" ma:contentTypeDescription="新しいドキュメントを作成します。" ma:contentTypeScope="" ma:versionID="3d08fe91a017704c80d8e2958db46b44">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bbdd8c94c51faa50d633b19879b2e92c"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FABB2D-9F08-4E30-A52C-4085452BAFAB}">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customXml/itemProps2.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3.xml><?xml version="1.0" encoding="utf-8"?>
<ds:datastoreItem xmlns:ds="http://schemas.openxmlformats.org/officeDocument/2006/customXml" ds:itemID="{B9163950-FC84-46E8-A390-D0246FAE8C98}">
  <ds:schemaRefs>
    <ds:schemaRef ds:uri="http://schemas.microsoft.com/sharepoint/v3/contenttype/forms"/>
  </ds:schemaRefs>
</ds:datastoreItem>
</file>

<file path=customXml/itemProps4.xml><?xml version="1.0" encoding="utf-8"?>
<ds:datastoreItem xmlns:ds="http://schemas.openxmlformats.org/officeDocument/2006/customXml" ds:itemID="{B7197D94-0EF0-420E-88EB-190A97699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2923</TotalTime>
  <Pages>9</Pages>
  <Words>1048</Words>
  <Characters>5976</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7010</CharactersWithSpaces>
  <SharedDoc>false</SharedDoc>
  <HLinks>
    <vt:vector size="96" baseType="variant">
      <vt:variant>
        <vt:i4>1704000</vt:i4>
      </vt:variant>
      <vt:variant>
        <vt:i4>78</vt:i4>
      </vt:variant>
      <vt:variant>
        <vt:i4>0</vt:i4>
      </vt:variant>
      <vt:variant>
        <vt:i4>5</vt:i4>
      </vt:variant>
      <vt:variant>
        <vt:lpwstr>https://fugaku.zendesk.com/hc/ja/requests/new</vt:lpwstr>
      </vt:variant>
      <vt:variant>
        <vt:lpwstr/>
      </vt:variant>
      <vt:variant>
        <vt:i4>1704000</vt:i4>
      </vt:variant>
      <vt:variant>
        <vt:i4>75</vt:i4>
      </vt:variant>
      <vt:variant>
        <vt:i4>0</vt:i4>
      </vt:variant>
      <vt:variant>
        <vt:i4>5</vt:i4>
      </vt:variant>
      <vt:variant>
        <vt:lpwstr>https://fugaku.zendesk.com/hc/ja/requests/new</vt:lpwstr>
      </vt:variant>
      <vt:variant>
        <vt:lpwstr/>
      </vt:variant>
      <vt:variant>
        <vt:i4>917556</vt:i4>
      </vt:variant>
      <vt:variant>
        <vt:i4>72</vt:i4>
      </vt:variant>
      <vt:variant>
        <vt:i4>0</vt:i4>
      </vt:variant>
      <vt:variant>
        <vt:i4>5</vt:i4>
      </vt:variant>
      <vt:variant>
        <vt:lpwstr>https://www.fugaku.r-ccs.riken.jp/doc_root/ja/user_guides/use_latest/</vt:lpwstr>
      </vt:variant>
      <vt:variant>
        <vt:lpwstr/>
      </vt:variant>
      <vt:variant>
        <vt:i4>458877</vt:i4>
      </vt:variant>
      <vt:variant>
        <vt:i4>69</vt:i4>
      </vt:variant>
      <vt:variant>
        <vt:i4>0</vt:i4>
      </vt:variant>
      <vt:variant>
        <vt:i4>5</vt:i4>
      </vt:variant>
      <vt:variant>
        <vt:lpwstr>https://www.fugaku.r-ccs.riken.jp/faq/20211223_01</vt:lpwstr>
      </vt:variant>
      <vt:variant>
        <vt:lpwstr/>
      </vt:variant>
      <vt:variant>
        <vt:i4>7602278</vt:i4>
      </vt:variant>
      <vt:variant>
        <vt:i4>66</vt:i4>
      </vt:variant>
      <vt:variant>
        <vt:i4>0</vt:i4>
      </vt:variant>
      <vt:variant>
        <vt:i4>5</vt:i4>
      </vt:variant>
      <vt:variant>
        <vt:lpwstr>https://www.fugaku.r-ccs.riken.jp/docs/manuals</vt:lpwstr>
      </vt:variant>
      <vt:variant>
        <vt:lpwstr/>
      </vt:variant>
      <vt:variant>
        <vt:i4>7602278</vt:i4>
      </vt:variant>
      <vt:variant>
        <vt:i4>63</vt:i4>
      </vt:variant>
      <vt:variant>
        <vt:i4>0</vt:i4>
      </vt:variant>
      <vt:variant>
        <vt:i4>5</vt:i4>
      </vt:variant>
      <vt:variant>
        <vt:lpwstr>https://www.fugaku.r-ccs.riken.jp/docs/manuals</vt:lpwstr>
      </vt:variant>
      <vt:variant>
        <vt:lpwstr/>
      </vt:variant>
      <vt:variant>
        <vt:i4>1572923</vt:i4>
      </vt:variant>
      <vt:variant>
        <vt:i4>56</vt:i4>
      </vt:variant>
      <vt:variant>
        <vt:i4>0</vt:i4>
      </vt:variant>
      <vt:variant>
        <vt:i4>5</vt:i4>
      </vt:variant>
      <vt:variant>
        <vt:lpwstr/>
      </vt:variant>
      <vt:variant>
        <vt:lpwstr>_Toc128149658</vt:lpwstr>
      </vt:variant>
      <vt:variant>
        <vt:i4>1572923</vt:i4>
      </vt:variant>
      <vt:variant>
        <vt:i4>50</vt:i4>
      </vt:variant>
      <vt:variant>
        <vt:i4>0</vt:i4>
      </vt:variant>
      <vt:variant>
        <vt:i4>5</vt:i4>
      </vt:variant>
      <vt:variant>
        <vt:lpwstr/>
      </vt:variant>
      <vt:variant>
        <vt:lpwstr>_Toc128149657</vt:lpwstr>
      </vt:variant>
      <vt:variant>
        <vt:i4>1572923</vt:i4>
      </vt:variant>
      <vt:variant>
        <vt:i4>44</vt:i4>
      </vt:variant>
      <vt:variant>
        <vt:i4>0</vt:i4>
      </vt:variant>
      <vt:variant>
        <vt:i4>5</vt:i4>
      </vt:variant>
      <vt:variant>
        <vt:lpwstr/>
      </vt:variant>
      <vt:variant>
        <vt:lpwstr>_Toc128149656</vt:lpwstr>
      </vt:variant>
      <vt:variant>
        <vt:i4>1572923</vt:i4>
      </vt:variant>
      <vt:variant>
        <vt:i4>38</vt:i4>
      </vt:variant>
      <vt:variant>
        <vt:i4>0</vt:i4>
      </vt:variant>
      <vt:variant>
        <vt:i4>5</vt:i4>
      </vt:variant>
      <vt:variant>
        <vt:lpwstr/>
      </vt:variant>
      <vt:variant>
        <vt:lpwstr>_Toc128149655</vt:lpwstr>
      </vt:variant>
      <vt:variant>
        <vt:i4>1572923</vt:i4>
      </vt:variant>
      <vt:variant>
        <vt:i4>32</vt:i4>
      </vt:variant>
      <vt:variant>
        <vt:i4>0</vt:i4>
      </vt:variant>
      <vt:variant>
        <vt:i4>5</vt:i4>
      </vt:variant>
      <vt:variant>
        <vt:lpwstr/>
      </vt:variant>
      <vt:variant>
        <vt:lpwstr>_Toc128149654</vt:lpwstr>
      </vt:variant>
      <vt:variant>
        <vt:i4>1572923</vt:i4>
      </vt:variant>
      <vt:variant>
        <vt:i4>26</vt:i4>
      </vt:variant>
      <vt:variant>
        <vt:i4>0</vt:i4>
      </vt:variant>
      <vt:variant>
        <vt:i4>5</vt:i4>
      </vt:variant>
      <vt:variant>
        <vt:lpwstr/>
      </vt:variant>
      <vt:variant>
        <vt:lpwstr>_Toc128149653</vt:lpwstr>
      </vt:variant>
      <vt:variant>
        <vt:i4>1572923</vt:i4>
      </vt:variant>
      <vt:variant>
        <vt:i4>20</vt:i4>
      </vt:variant>
      <vt:variant>
        <vt:i4>0</vt:i4>
      </vt:variant>
      <vt:variant>
        <vt:i4>5</vt:i4>
      </vt:variant>
      <vt:variant>
        <vt:lpwstr/>
      </vt:variant>
      <vt:variant>
        <vt:lpwstr>_Toc128149652</vt:lpwstr>
      </vt:variant>
      <vt:variant>
        <vt:i4>1572923</vt:i4>
      </vt:variant>
      <vt:variant>
        <vt:i4>14</vt:i4>
      </vt:variant>
      <vt:variant>
        <vt:i4>0</vt:i4>
      </vt:variant>
      <vt:variant>
        <vt:i4>5</vt:i4>
      </vt:variant>
      <vt:variant>
        <vt:lpwstr/>
      </vt:variant>
      <vt:variant>
        <vt:lpwstr>_Toc128149651</vt:lpwstr>
      </vt:variant>
      <vt:variant>
        <vt:i4>1572923</vt:i4>
      </vt:variant>
      <vt:variant>
        <vt:i4>8</vt:i4>
      </vt:variant>
      <vt:variant>
        <vt:i4>0</vt:i4>
      </vt:variant>
      <vt:variant>
        <vt:i4>5</vt:i4>
      </vt:variant>
      <vt:variant>
        <vt:lpwstr/>
      </vt:variant>
      <vt:variant>
        <vt:lpwstr>_Toc128149650</vt:lpwstr>
      </vt:variant>
      <vt:variant>
        <vt:i4>1638459</vt:i4>
      </vt:variant>
      <vt:variant>
        <vt:i4>2</vt:i4>
      </vt:variant>
      <vt:variant>
        <vt:i4>0</vt:i4>
      </vt:variant>
      <vt:variant>
        <vt:i4>5</vt:i4>
      </vt:variant>
      <vt:variant>
        <vt:lpwstr/>
      </vt:variant>
      <vt:variant>
        <vt:lpwstr>_Toc128149649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関係社外秘</dc:description>
  <cp:lastModifiedBy>Otagiri, Sadanori/小田切 貞憲</cp:lastModifiedBy>
  <cp:revision>959</cp:revision>
  <cp:lastPrinted>2022-01-28T23:15:00Z</cp:lastPrinted>
  <dcterms:created xsi:type="dcterms:W3CDTF">2021-06-13T16:32:00Z</dcterms:created>
  <dcterms:modified xsi:type="dcterms:W3CDTF">2023-03-02T23:54:00Z</dcterms:modified>
  <cp:category>関係者外秘</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0x010100E74015F89DCDC9458ECE074A16CABC47</vt:lpwstr>
  </property>
  <property fmtid="{D5CDD505-2E9C-101B-9397-08002B2CF9AE}" pid="3" name="MSIP_Label_a7295cc1-d279-42ac-ab4d-3b0f4fece050_Enabled">
    <vt:lpwstr>true</vt:lpwstr>
  </property>
  <property fmtid="{D5CDD505-2E9C-101B-9397-08002B2CF9AE}" pid="4" name="MSIP_Label_a7295cc1-d279-42ac-ab4d-3b0f4fece050_SetDate">
    <vt:lpwstr>2021-06-03T06:00:17Z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b6ddede9-48f5-4c26-aaf5-bf78abbc12f0</vt:lpwstr>
  </property>
  <property fmtid="{D5CDD505-2E9C-101B-9397-08002B2CF9AE}" pid="9" name="MSIP_Label_a7295cc1-d279-42ac-ab4d-3b0f4fece050_ContentBits">
    <vt:lpwstr>0</vt:lpwstr>
  </property>
  <property fmtid="{D5CDD505-2E9C-101B-9397-08002B2CF9AE}" pid="10" name="MediaServiceImageTags">
    <vt:lpwstr/>
  </property>
</Properties>
</file>